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38AA9" w14:textId="43986536" w:rsidR="0052643D" w:rsidRDefault="00C1590D" w:rsidP="00C444C3">
      <w:pPr>
        <w:pStyle w:val="Heading1"/>
        <w:spacing w:before="0" w:line="276" w:lineRule="auto"/>
        <w:jc w:val="center"/>
      </w:pPr>
      <w:r>
        <w:t xml:space="preserve">Assignment – </w:t>
      </w:r>
      <w:r w:rsidR="008657B8">
        <w:t>Report</w:t>
      </w:r>
      <w:r>
        <w:t xml:space="preserve"> </w:t>
      </w:r>
      <w:r w:rsidR="00D53B93">
        <w:t>Template</w:t>
      </w:r>
    </w:p>
    <w:tbl>
      <w:tblPr>
        <w:tblW w:w="9884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974"/>
        <w:gridCol w:w="223"/>
        <w:gridCol w:w="223"/>
        <w:gridCol w:w="7464"/>
      </w:tblGrid>
      <w:tr w:rsidR="00ED32F3" w:rsidRPr="0012463A" w14:paraId="0477893C" w14:textId="77777777" w:rsidTr="006C2D46">
        <w:trPr>
          <w:trHeight w:val="324"/>
        </w:trPr>
        <w:tc>
          <w:tcPr>
            <w:tcW w:w="9884" w:type="dxa"/>
            <w:gridSpan w:val="4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96F0DF8" w14:textId="76B2B6F6" w:rsidR="00ED32F3" w:rsidRPr="00CA006B" w:rsidRDefault="002227D7" w:rsidP="004C2581">
            <w:pPr>
              <w:pStyle w:val="Subtitle"/>
              <w:spacing w:after="0"/>
              <w:jc w:val="center"/>
            </w:pPr>
            <w:r>
              <w:t>Introduction</w:t>
            </w:r>
          </w:p>
        </w:tc>
      </w:tr>
      <w:tr w:rsidR="006549FE" w:rsidRPr="0012463A" w14:paraId="3713A69B" w14:textId="77777777" w:rsidTr="00A92C36">
        <w:trPr>
          <w:trHeight w:val="911"/>
        </w:trPr>
        <w:tc>
          <w:tcPr>
            <w:tcW w:w="197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D680F74" w14:textId="2B34210A" w:rsidR="0052643D" w:rsidRPr="00E3313D" w:rsidRDefault="004D7130" w:rsidP="00166F7B">
            <w:pPr>
              <w:rPr>
                <w:b/>
                <w:bCs/>
              </w:rPr>
            </w:pPr>
            <w:r>
              <w:rPr>
                <w:rFonts w:eastAsia="Arial" w:cs="Arial"/>
                <w:b/>
                <w:bCs/>
              </w:rPr>
              <w:t>Name</w:t>
            </w:r>
          </w:p>
        </w:tc>
        <w:tc>
          <w:tcPr>
            <w:tcW w:w="7910" w:type="dxa"/>
            <w:gridSpan w:val="3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86F7622" w14:textId="5AC74CBC" w:rsidR="00CA2A61" w:rsidRPr="001D6C7D" w:rsidRDefault="004D7130" w:rsidP="008B67B9">
            <w:pPr>
              <w:spacing w:after="0"/>
              <w:jc w:val="both"/>
              <w:rPr>
                <w:i/>
                <w:iCs/>
              </w:rPr>
            </w:pPr>
            <w:r>
              <w:rPr>
                <w:i/>
                <w:iCs/>
                <w:color w:val="808080" w:themeColor="background1" w:themeShade="80"/>
              </w:rPr>
              <w:t>Name of student</w:t>
            </w:r>
          </w:p>
        </w:tc>
      </w:tr>
      <w:tr w:rsidR="00586FF0" w:rsidRPr="0012463A" w14:paraId="2FF2D10D" w14:textId="77777777" w:rsidTr="00A92C36">
        <w:trPr>
          <w:trHeight w:val="300"/>
        </w:trPr>
        <w:tc>
          <w:tcPr>
            <w:tcW w:w="1974" w:type="dxa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</w:tcPr>
          <w:p w14:paraId="09FB6A34" w14:textId="77777777" w:rsidR="00FA09F7" w:rsidRPr="0012463A" w:rsidRDefault="00FA09F7" w:rsidP="00FA09F7"/>
        </w:tc>
        <w:tc>
          <w:tcPr>
            <w:tcW w:w="0" w:type="auto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</w:tcPr>
          <w:p w14:paraId="0D25F5E1" w14:textId="77777777" w:rsidR="00FA09F7" w:rsidRPr="0012463A" w:rsidRDefault="00FA09F7" w:rsidP="00FA09F7"/>
        </w:tc>
        <w:tc>
          <w:tcPr>
            <w:tcW w:w="0" w:type="auto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</w:tcPr>
          <w:p w14:paraId="045679EE" w14:textId="77777777" w:rsidR="00FA09F7" w:rsidRPr="0012463A" w:rsidRDefault="00FA09F7" w:rsidP="00FA09F7"/>
        </w:tc>
        <w:tc>
          <w:tcPr>
            <w:tcW w:w="7464" w:type="dxa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</w:tcPr>
          <w:p w14:paraId="049053FD" w14:textId="77777777" w:rsidR="00FA09F7" w:rsidRPr="0012463A" w:rsidRDefault="00FA09F7" w:rsidP="00FA09F7"/>
        </w:tc>
      </w:tr>
      <w:tr w:rsidR="00FA09F7" w:rsidRPr="0012463A" w14:paraId="4AC97751" w14:textId="77777777" w:rsidTr="00A92C36">
        <w:trPr>
          <w:trHeight w:val="300"/>
        </w:trPr>
        <w:tc>
          <w:tcPr>
            <w:tcW w:w="9884" w:type="dxa"/>
            <w:gridSpan w:val="4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5E8FB96D" w14:textId="4B8A309B" w:rsidR="00FA09F7" w:rsidRPr="00FB0B00" w:rsidRDefault="00FA09F7" w:rsidP="00FA09F7">
            <w:pPr>
              <w:pStyle w:val="Subtitle"/>
              <w:spacing w:after="0"/>
              <w:jc w:val="center"/>
            </w:pPr>
            <w:r>
              <w:t>Prior Experience with AI Tools</w:t>
            </w:r>
          </w:p>
        </w:tc>
      </w:tr>
      <w:tr w:rsidR="00FA09F7" w:rsidRPr="0012463A" w14:paraId="77C6BD20" w14:textId="77777777" w:rsidTr="00A92C36">
        <w:trPr>
          <w:trHeight w:val="300"/>
        </w:trPr>
        <w:tc>
          <w:tcPr>
            <w:tcW w:w="9884" w:type="dxa"/>
            <w:gridSpan w:val="4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77E3D5F6" w14:textId="77777777" w:rsidR="00FA09F7" w:rsidRDefault="00FA09F7" w:rsidP="00FA09F7">
            <w:pPr>
              <w:spacing w:after="0"/>
              <w:jc w:val="both"/>
              <w:rPr>
                <w:i/>
                <w:iCs/>
                <w:color w:val="808080" w:themeColor="background1" w:themeShade="80"/>
              </w:rPr>
            </w:pPr>
            <w:r>
              <w:rPr>
                <w:i/>
                <w:iCs/>
                <w:color w:val="808080" w:themeColor="background1" w:themeShade="80"/>
              </w:rPr>
              <w:t>Please indicate if you have prior experience with any of the AI tools you used in this assignment?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62"/>
              <w:gridCol w:w="2126"/>
            </w:tblGrid>
            <w:tr w:rsidR="00FA09F7" w14:paraId="40B871C8" w14:textId="77777777" w:rsidTr="00103625">
              <w:trPr>
                <w:trHeight w:val="397"/>
              </w:trPr>
              <w:tc>
                <w:tcPr>
                  <w:tcW w:w="2162" w:type="dxa"/>
                  <w:vAlign w:val="center"/>
                </w:tcPr>
                <w:p w14:paraId="7A9438F2" w14:textId="77777777" w:rsidR="00FA09F7" w:rsidRDefault="00FA09F7" w:rsidP="00FA09F7">
                  <w:pPr>
                    <w:jc w:val="center"/>
                    <w:rPr>
                      <w:i/>
                      <w:iCs/>
                      <w:color w:val="808080" w:themeColor="background1" w:themeShade="80"/>
                    </w:rPr>
                  </w:pPr>
                  <w:r>
                    <w:rPr>
                      <w:i/>
                      <w:iCs/>
                      <w:color w:val="808080" w:themeColor="background1" w:themeShade="80"/>
                    </w:rPr>
                    <w:t>AI Tool Name</w:t>
                  </w:r>
                </w:p>
              </w:tc>
              <w:tc>
                <w:tcPr>
                  <w:tcW w:w="2126" w:type="dxa"/>
                  <w:vAlign w:val="center"/>
                </w:tcPr>
                <w:p w14:paraId="2359A26A" w14:textId="77777777" w:rsidR="00FA09F7" w:rsidRDefault="00FA09F7" w:rsidP="00FA09F7">
                  <w:pPr>
                    <w:jc w:val="center"/>
                    <w:rPr>
                      <w:i/>
                      <w:iCs/>
                      <w:color w:val="808080" w:themeColor="background1" w:themeShade="80"/>
                    </w:rPr>
                  </w:pPr>
                  <w:r>
                    <w:rPr>
                      <w:i/>
                      <w:iCs/>
                      <w:color w:val="808080" w:themeColor="background1" w:themeShade="80"/>
                    </w:rPr>
                    <w:t>Prior Experience</w:t>
                  </w:r>
                </w:p>
              </w:tc>
            </w:tr>
            <w:tr w:rsidR="00FA09F7" w14:paraId="63FD0BC3" w14:textId="77777777" w:rsidTr="00103625">
              <w:trPr>
                <w:trHeight w:val="397"/>
              </w:trPr>
              <w:tc>
                <w:tcPr>
                  <w:tcW w:w="2162" w:type="dxa"/>
                  <w:vAlign w:val="center"/>
                </w:tcPr>
                <w:p w14:paraId="7EF1E51D" w14:textId="77777777" w:rsidR="00FA09F7" w:rsidRDefault="00FA09F7" w:rsidP="00FA09F7">
                  <w:pPr>
                    <w:jc w:val="center"/>
                    <w:rPr>
                      <w:i/>
                      <w:iCs/>
                      <w:color w:val="808080" w:themeColor="background1" w:themeShade="80"/>
                    </w:rPr>
                  </w:pPr>
                </w:p>
              </w:tc>
              <w:tc>
                <w:tcPr>
                  <w:tcW w:w="2126" w:type="dxa"/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850"/>
                    <w:gridCol w:w="850"/>
                  </w:tblGrid>
                  <w:tr w:rsidR="00FA09F7" w14:paraId="688D3028" w14:textId="77777777" w:rsidTr="00103625">
                    <w:tc>
                      <w:tcPr>
                        <w:tcW w:w="850" w:type="dxa"/>
                      </w:tcPr>
                      <w:p w14:paraId="20EF731D" w14:textId="77777777" w:rsidR="00FA09F7" w:rsidRDefault="00FA09F7" w:rsidP="00FA09F7">
                        <w:pPr>
                          <w:jc w:val="center"/>
                          <w:rPr>
                            <w:i/>
                            <w:iCs/>
                            <w:color w:val="808080" w:themeColor="background1" w:themeShade="80"/>
                          </w:rPr>
                        </w:pP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begin">
                            <w:ffData>
                              <w:name w:val="Check1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instrText xml:space="preserve"> FORMCHECKBOX </w:instrText>
                        </w:r>
                        <w:r w:rsidR="008354AF">
                          <w:rPr>
                            <w:i/>
                            <w:iCs/>
                            <w:color w:val="808080" w:themeColor="background1" w:themeShade="80"/>
                          </w:rPr>
                        </w:r>
                        <w:r w:rsidR="008354AF"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separate"/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end"/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t xml:space="preserve"> Yes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1D1FD077" w14:textId="77777777" w:rsidR="00FA09F7" w:rsidRDefault="00FA09F7" w:rsidP="00FA09F7">
                        <w:pPr>
                          <w:jc w:val="center"/>
                          <w:rPr>
                            <w:i/>
                            <w:iCs/>
                            <w:color w:val="808080" w:themeColor="background1" w:themeShade="80"/>
                          </w:rPr>
                        </w:pP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begin">
                            <w:ffData>
                              <w:name w:val="Check2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instrText xml:space="preserve"> FORMCHECKBOX </w:instrText>
                        </w:r>
                        <w:r w:rsidR="008354AF">
                          <w:rPr>
                            <w:i/>
                            <w:iCs/>
                            <w:color w:val="808080" w:themeColor="background1" w:themeShade="80"/>
                          </w:rPr>
                        </w:r>
                        <w:r w:rsidR="008354AF"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separate"/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end"/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t xml:space="preserve"> No</w:t>
                        </w:r>
                      </w:p>
                    </w:tc>
                  </w:tr>
                </w:tbl>
                <w:p w14:paraId="0B7D60F3" w14:textId="77777777" w:rsidR="00FA09F7" w:rsidRDefault="00FA09F7" w:rsidP="00FA09F7">
                  <w:pPr>
                    <w:jc w:val="center"/>
                    <w:rPr>
                      <w:i/>
                      <w:iCs/>
                      <w:color w:val="808080" w:themeColor="background1" w:themeShade="80"/>
                    </w:rPr>
                  </w:pPr>
                </w:p>
              </w:tc>
            </w:tr>
            <w:tr w:rsidR="00FA09F7" w14:paraId="0721FCFB" w14:textId="77777777" w:rsidTr="00103625">
              <w:trPr>
                <w:trHeight w:val="397"/>
              </w:trPr>
              <w:tc>
                <w:tcPr>
                  <w:tcW w:w="2162" w:type="dxa"/>
                  <w:vAlign w:val="center"/>
                </w:tcPr>
                <w:p w14:paraId="7DB92E99" w14:textId="77777777" w:rsidR="00FA09F7" w:rsidRDefault="00FA09F7" w:rsidP="00FA09F7">
                  <w:pPr>
                    <w:jc w:val="center"/>
                    <w:rPr>
                      <w:i/>
                      <w:iCs/>
                      <w:color w:val="808080" w:themeColor="background1" w:themeShade="80"/>
                    </w:rPr>
                  </w:pPr>
                </w:p>
              </w:tc>
              <w:tc>
                <w:tcPr>
                  <w:tcW w:w="2126" w:type="dxa"/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850"/>
                    <w:gridCol w:w="850"/>
                  </w:tblGrid>
                  <w:tr w:rsidR="00FA09F7" w14:paraId="14157245" w14:textId="77777777" w:rsidTr="00103625">
                    <w:tc>
                      <w:tcPr>
                        <w:tcW w:w="850" w:type="dxa"/>
                      </w:tcPr>
                      <w:p w14:paraId="443D9FF7" w14:textId="77777777" w:rsidR="00FA09F7" w:rsidRDefault="00FA09F7" w:rsidP="00FA09F7">
                        <w:pPr>
                          <w:jc w:val="center"/>
                          <w:rPr>
                            <w:i/>
                            <w:iCs/>
                            <w:color w:val="808080" w:themeColor="background1" w:themeShade="80"/>
                          </w:rPr>
                        </w:pP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begin">
                            <w:ffData>
                              <w:name w:val="Check1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instrText xml:space="preserve"> FORMCHECKBOX </w:instrText>
                        </w:r>
                        <w:r w:rsidR="008354AF">
                          <w:rPr>
                            <w:i/>
                            <w:iCs/>
                            <w:color w:val="808080" w:themeColor="background1" w:themeShade="80"/>
                          </w:rPr>
                        </w:r>
                        <w:r w:rsidR="008354AF"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separate"/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end"/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t xml:space="preserve"> Yes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0B2E8E4A" w14:textId="77777777" w:rsidR="00FA09F7" w:rsidRDefault="00FA09F7" w:rsidP="00FA09F7">
                        <w:pPr>
                          <w:jc w:val="center"/>
                          <w:rPr>
                            <w:i/>
                            <w:iCs/>
                            <w:color w:val="808080" w:themeColor="background1" w:themeShade="80"/>
                          </w:rPr>
                        </w:pP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begin">
                            <w:ffData>
                              <w:name w:val="Check2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instrText xml:space="preserve"> FORMCHECKBOX </w:instrText>
                        </w:r>
                        <w:r w:rsidR="008354AF">
                          <w:rPr>
                            <w:i/>
                            <w:iCs/>
                            <w:color w:val="808080" w:themeColor="background1" w:themeShade="80"/>
                          </w:rPr>
                        </w:r>
                        <w:r w:rsidR="008354AF"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separate"/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end"/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t xml:space="preserve"> No</w:t>
                        </w:r>
                      </w:p>
                    </w:tc>
                  </w:tr>
                </w:tbl>
                <w:p w14:paraId="15CD7C30" w14:textId="77777777" w:rsidR="00FA09F7" w:rsidRDefault="00FA09F7" w:rsidP="00FA09F7">
                  <w:pPr>
                    <w:jc w:val="center"/>
                    <w:rPr>
                      <w:i/>
                      <w:iCs/>
                      <w:color w:val="808080" w:themeColor="background1" w:themeShade="80"/>
                    </w:rPr>
                  </w:pPr>
                </w:p>
              </w:tc>
            </w:tr>
            <w:tr w:rsidR="00FA09F7" w14:paraId="7B8087F6" w14:textId="77777777" w:rsidTr="00103625">
              <w:trPr>
                <w:trHeight w:val="397"/>
              </w:trPr>
              <w:tc>
                <w:tcPr>
                  <w:tcW w:w="2162" w:type="dxa"/>
                  <w:vAlign w:val="center"/>
                </w:tcPr>
                <w:p w14:paraId="3DF2DDDC" w14:textId="77777777" w:rsidR="00FA09F7" w:rsidRDefault="00FA09F7" w:rsidP="00FA09F7">
                  <w:pPr>
                    <w:jc w:val="center"/>
                    <w:rPr>
                      <w:i/>
                      <w:iCs/>
                      <w:color w:val="808080" w:themeColor="background1" w:themeShade="80"/>
                    </w:rPr>
                  </w:pPr>
                </w:p>
              </w:tc>
              <w:tc>
                <w:tcPr>
                  <w:tcW w:w="2126" w:type="dxa"/>
                  <w:vAlign w:val="center"/>
                </w:tcPr>
                <w:tbl>
                  <w:tblPr>
                    <w:tblStyle w:val="TableGrid"/>
                    <w:tblW w:w="1700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850"/>
                    <w:gridCol w:w="850"/>
                  </w:tblGrid>
                  <w:tr w:rsidR="00FA09F7" w14:paraId="485F9625" w14:textId="77777777" w:rsidTr="00103625">
                    <w:tc>
                      <w:tcPr>
                        <w:tcW w:w="850" w:type="dxa"/>
                      </w:tcPr>
                      <w:p w14:paraId="29360F00" w14:textId="77777777" w:rsidR="00FA09F7" w:rsidRDefault="00FA09F7" w:rsidP="00FA09F7">
                        <w:pPr>
                          <w:jc w:val="center"/>
                          <w:rPr>
                            <w:i/>
                            <w:iCs/>
                            <w:color w:val="808080" w:themeColor="background1" w:themeShade="80"/>
                          </w:rPr>
                        </w:pP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instrText xml:space="preserve"> FORMCHECKBOX </w:instrText>
                        </w:r>
                        <w:r w:rsidR="008354AF">
                          <w:rPr>
                            <w:i/>
                            <w:iCs/>
                            <w:color w:val="808080" w:themeColor="background1" w:themeShade="80"/>
                          </w:rPr>
                        </w:r>
                        <w:r w:rsidR="008354AF"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separate"/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end"/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t xml:space="preserve"> Yes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19EA30D2" w14:textId="77777777" w:rsidR="00FA09F7" w:rsidRDefault="00FA09F7" w:rsidP="00FA09F7">
                        <w:pPr>
                          <w:jc w:val="center"/>
                          <w:rPr>
                            <w:i/>
                            <w:iCs/>
                            <w:color w:val="808080" w:themeColor="background1" w:themeShade="80"/>
                          </w:rPr>
                        </w:pP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begin">
                            <w:ffData>
                              <w:name w:val="Check2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instrText xml:space="preserve"> FORMCHECKBOX </w:instrText>
                        </w:r>
                        <w:r w:rsidR="008354AF">
                          <w:rPr>
                            <w:i/>
                            <w:iCs/>
                            <w:color w:val="808080" w:themeColor="background1" w:themeShade="80"/>
                          </w:rPr>
                        </w:r>
                        <w:r w:rsidR="008354AF"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separate"/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fldChar w:fldCharType="end"/>
                        </w:r>
                        <w:r>
                          <w:rPr>
                            <w:i/>
                            <w:iCs/>
                            <w:color w:val="808080" w:themeColor="background1" w:themeShade="80"/>
                          </w:rPr>
                          <w:t xml:space="preserve"> No</w:t>
                        </w:r>
                      </w:p>
                    </w:tc>
                  </w:tr>
                </w:tbl>
                <w:p w14:paraId="160FE994" w14:textId="77777777" w:rsidR="00FA09F7" w:rsidRDefault="00FA09F7" w:rsidP="00FA09F7">
                  <w:pPr>
                    <w:jc w:val="center"/>
                    <w:rPr>
                      <w:i/>
                      <w:iCs/>
                      <w:color w:val="808080" w:themeColor="background1" w:themeShade="80"/>
                    </w:rPr>
                  </w:pPr>
                </w:p>
              </w:tc>
            </w:tr>
            <w:tr w:rsidR="00FA09F7" w14:paraId="01885F59" w14:textId="77777777" w:rsidTr="00103625">
              <w:trPr>
                <w:trHeight w:val="397"/>
              </w:trPr>
              <w:tc>
                <w:tcPr>
                  <w:tcW w:w="2162" w:type="dxa"/>
                  <w:vAlign w:val="center"/>
                </w:tcPr>
                <w:p w14:paraId="0CECE739" w14:textId="77777777" w:rsidR="00FA09F7" w:rsidRDefault="00FA09F7" w:rsidP="00FA09F7">
                  <w:pPr>
                    <w:rPr>
                      <w:i/>
                      <w:iCs/>
                      <w:color w:val="808080" w:themeColor="background1" w:themeShade="80"/>
                    </w:rPr>
                  </w:pPr>
                </w:p>
              </w:tc>
              <w:tc>
                <w:tcPr>
                  <w:tcW w:w="2126" w:type="dxa"/>
                  <w:vAlign w:val="center"/>
                </w:tcPr>
                <w:p w14:paraId="776F3D1C" w14:textId="77777777" w:rsidR="00FA09F7" w:rsidRDefault="00FA09F7" w:rsidP="00FA09F7">
                  <w:pPr>
                    <w:jc w:val="center"/>
                    <w:rPr>
                      <w:i/>
                      <w:iCs/>
                      <w:color w:val="808080" w:themeColor="background1" w:themeShade="80"/>
                    </w:rPr>
                  </w:pPr>
                </w:p>
              </w:tc>
            </w:tr>
          </w:tbl>
          <w:p w14:paraId="114AA5C9" w14:textId="0D5673A9" w:rsidR="00FA09F7" w:rsidRPr="00D24311" w:rsidRDefault="00FA09F7" w:rsidP="00FA09F7">
            <w:pPr>
              <w:spacing w:after="0"/>
              <w:rPr>
                <w:b/>
              </w:rPr>
            </w:pPr>
            <w:r>
              <w:t xml:space="preserve"> </w:t>
            </w:r>
          </w:p>
        </w:tc>
      </w:tr>
      <w:tr w:rsidR="00FA51E8" w:rsidRPr="0012463A" w14:paraId="184D0948" w14:textId="77777777" w:rsidTr="00FA51E8">
        <w:trPr>
          <w:trHeight w:val="300"/>
        </w:trPr>
        <w:tc>
          <w:tcPr>
            <w:tcW w:w="9884" w:type="dxa"/>
            <w:gridSpan w:val="4"/>
            <w:tcBorders>
              <w:top w:val="dotted" w:sz="4" w:space="0" w:color="000000"/>
              <w:left w:val="single" w:sz="4" w:space="0" w:color="FFFFFF" w:themeColor="background1"/>
              <w:bottom w:val="dotted" w:sz="4" w:space="0" w:color="000000"/>
              <w:right w:val="single" w:sz="4" w:space="0" w:color="FFFFFF" w:themeColor="background1"/>
            </w:tcBorders>
            <w:shd w:val="clear" w:color="auto" w:fill="auto"/>
          </w:tcPr>
          <w:p w14:paraId="3363D772" w14:textId="77777777" w:rsidR="00FA51E8" w:rsidRPr="00B2058D" w:rsidRDefault="00FA51E8" w:rsidP="00FA09F7">
            <w:pPr>
              <w:tabs>
                <w:tab w:val="left" w:pos="7685"/>
              </w:tabs>
              <w:spacing w:after="0"/>
              <w:rPr>
                <w:b/>
                <w:color w:val="000000" w:themeColor="text1"/>
              </w:rPr>
            </w:pPr>
          </w:p>
        </w:tc>
      </w:tr>
      <w:tr w:rsidR="00FA09F7" w:rsidRPr="0012463A" w14:paraId="06763175" w14:textId="77777777" w:rsidTr="00A92C36">
        <w:trPr>
          <w:trHeight w:val="300"/>
        </w:trPr>
        <w:tc>
          <w:tcPr>
            <w:tcW w:w="9884" w:type="dxa"/>
            <w:gridSpan w:val="4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4EA76262" w14:textId="787C6512" w:rsidR="00FA09F7" w:rsidRDefault="008354AF" w:rsidP="00FA09F7">
            <w:pPr>
              <w:tabs>
                <w:tab w:val="left" w:pos="7685"/>
              </w:tabs>
              <w:spacing w:after="0"/>
              <w:rPr>
                <w:b/>
              </w:rPr>
            </w:pPr>
            <w:r>
              <w:rPr>
                <w:b/>
                <w:color w:val="000000" w:themeColor="text1"/>
              </w:rPr>
              <w:t>Attention Tracking Algorithm</w:t>
            </w:r>
            <w:r w:rsidR="00FA09F7">
              <w:rPr>
                <w:b/>
              </w:rPr>
              <w:tab/>
              <w:t xml:space="preserve">minimum </w:t>
            </w:r>
            <w:r w:rsidR="00641A26">
              <w:rPr>
                <w:b/>
              </w:rPr>
              <w:t>1</w:t>
            </w:r>
            <w:r w:rsidR="006549FE">
              <w:rPr>
                <w:b/>
              </w:rPr>
              <w:t>5</w:t>
            </w:r>
            <w:r w:rsidR="00641A26">
              <w:rPr>
                <w:b/>
              </w:rPr>
              <w:t>0</w:t>
            </w:r>
            <w:r w:rsidR="00FA09F7">
              <w:rPr>
                <w:b/>
              </w:rPr>
              <w:t xml:space="preserve"> words</w:t>
            </w:r>
          </w:p>
        </w:tc>
      </w:tr>
      <w:tr w:rsidR="00FA09F7" w:rsidRPr="0012463A" w14:paraId="1048CB85" w14:textId="77777777" w:rsidTr="009437D1">
        <w:trPr>
          <w:trHeight w:val="4252"/>
        </w:trPr>
        <w:tc>
          <w:tcPr>
            <w:tcW w:w="9884" w:type="dxa"/>
            <w:gridSpan w:val="4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14:paraId="3A2EAB53" w14:textId="77777777" w:rsidR="0025767B" w:rsidRDefault="0025767B" w:rsidP="00FA09F7">
            <w:pPr>
              <w:spacing w:after="0"/>
              <w:jc w:val="both"/>
              <w:rPr>
                <w:ins w:id="0" w:author="Jason Fok Kow" w:date="2023-12-21T15:51:00Z"/>
                <w:i/>
                <w:iCs/>
                <w:color w:val="808080" w:themeColor="background1" w:themeShade="80"/>
              </w:rPr>
            </w:pPr>
          </w:p>
          <w:p w14:paraId="7CE548A4" w14:textId="1249F890" w:rsidR="00E8613A" w:rsidRDefault="00E8613A" w:rsidP="00E8613A">
            <w:pPr>
              <w:spacing w:after="0"/>
              <w:jc w:val="both"/>
              <w:rPr>
                <w:i/>
                <w:iCs/>
                <w:color w:val="808080" w:themeColor="background1" w:themeShade="80"/>
              </w:rPr>
            </w:pPr>
            <w:r>
              <w:rPr>
                <w:i/>
                <w:iCs/>
                <w:color w:val="808080" w:themeColor="background1" w:themeShade="80"/>
              </w:rPr>
              <w:t>If you</w:t>
            </w:r>
            <w:r w:rsidR="00A636AF">
              <w:rPr>
                <w:i/>
                <w:iCs/>
                <w:color w:val="808080" w:themeColor="background1" w:themeShade="80"/>
              </w:rPr>
              <w:t xml:space="preserve"> </w:t>
            </w:r>
            <w:r>
              <w:rPr>
                <w:i/>
                <w:iCs/>
                <w:color w:val="808080" w:themeColor="background1" w:themeShade="80"/>
              </w:rPr>
              <w:t>used an</w:t>
            </w:r>
            <w:r w:rsidR="004B0D79">
              <w:rPr>
                <w:i/>
                <w:iCs/>
                <w:color w:val="808080" w:themeColor="background1" w:themeShade="80"/>
              </w:rPr>
              <w:t>y Generative</w:t>
            </w:r>
            <w:r w:rsidR="00A636AF">
              <w:rPr>
                <w:i/>
                <w:iCs/>
                <w:color w:val="808080" w:themeColor="background1" w:themeShade="80"/>
              </w:rPr>
              <w:t xml:space="preserve"> </w:t>
            </w:r>
            <w:r>
              <w:rPr>
                <w:i/>
                <w:iCs/>
                <w:color w:val="808080" w:themeColor="background1" w:themeShade="80"/>
              </w:rPr>
              <w:t xml:space="preserve">AI tool </w:t>
            </w:r>
            <w:r w:rsidR="00F2766A">
              <w:rPr>
                <w:i/>
                <w:iCs/>
                <w:color w:val="808080" w:themeColor="background1" w:themeShade="80"/>
              </w:rPr>
              <w:t xml:space="preserve">in this assignment, </w:t>
            </w:r>
            <w:r>
              <w:rPr>
                <w:i/>
                <w:iCs/>
                <w:color w:val="808080" w:themeColor="background1" w:themeShade="80"/>
              </w:rPr>
              <w:t>, please provide the following information:</w:t>
            </w:r>
          </w:p>
          <w:p w14:paraId="0320BCFC" w14:textId="5DB4D400" w:rsidR="00E8613A" w:rsidRDefault="00E8613A" w:rsidP="00E8613A">
            <w:pPr>
              <w:pStyle w:val="ListParagraph"/>
              <w:numPr>
                <w:ilvl w:val="0"/>
                <w:numId w:val="6"/>
              </w:numPr>
              <w:spacing w:after="0"/>
              <w:jc w:val="both"/>
              <w:rPr>
                <w:i/>
                <w:iCs/>
                <w:color w:val="808080" w:themeColor="background1" w:themeShade="80"/>
              </w:rPr>
            </w:pPr>
            <w:r>
              <w:rPr>
                <w:i/>
                <w:iCs/>
                <w:color w:val="808080" w:themeColor="background1" w:themeShade="80"/>
              </w:rPr>
              <w:t>Name of</w:t>
            </w:r>
            <w:r w:rsidRPr="00103625">
              <w:rPr>
                <w:i/>
                <w:iCs/>
                <w:color w:val="808080" w:themeColor="background1" w:themeShade="80"/>
              </w:rPr>
              <w:t xml:space="preserve"> </w:t>
            </w:r>
            <w:r w:rsidR="00452240">
              <w:rPr>
                <w:i/>
                <w:iCs/>
                <w:color w:val="808080" w:themeColor="background1" w:themeShade="80"/>
              </w:rPr>
              <w:t xml:space="preserve">Generative </w:t>
            </w:r>
            <w:r w:rsidRPr="00103625">
              <w:rPr>
                <w:i/>
                <w:iCs/>
                <w:color w:val="808080" w:themeColor="background1" w:themeShade="80"/>
              </w:rPr>
              <w:t xml:space="preserve">AI tool used </w:t>
            </w:r>
          </w:p>
          <w:p w14:paraId="19FEB756" w14:textId="3FBD9D9C" w:rsidR="00E8613A" w:rsidRDefault="00E8613A" w:rsidP="00E8613A">
            <w:pPr>
              <w:pStyle w:val="ListParagraph"/>
              <w:numPr>
                <w:ilvl w:val="0"/>
                <w:numId w:val="6"/>
              </w:numPr>
              <w:spacing w:after="0"/>
              <w:jc w:val="both"/>
              <w:rPr>
                <w:i/>
                <w:iCs/>
                <w:color w:val="808080" w:themeColor="background1" w:themeShade="80"/>
              </w:rPr>
            </w:pPr>
            <w:r>
              <w:rPr>
                <w:i/>
                <w:iCs/>
                <w:color w:val="808080" w:themeColor="background1" w:themeShade="80"/>
              </w:rPr>
              <w:t xml:space="preserve">Intended use of </w:t>
            </w:r>
            <w:r w:rsidR="00A962CB">
              <w:rPr>
                <w:i/>
                <w:iCs/>
                <w:color w:val="808080" w:themeColor="background1" w:themeShade="80"/>
              </w:rPr>
              <w:t xml:space="preserve">Generative </w:t>
            </w:r>
            <w:r>
              <w:rPr>
                <w:i/>
                <w:iCs/>
                <w:color w:val="808080" w:themeColor="background1" w:themeShade="80"/>
              </w:rPr>
              <w:t>AI tool</w:t>
            </w:r>
            <w:r w:rsidR="00C457A6">
              <w:rPr>
                <w:i/>
                <w:iCs/>
                <w:color w:val="808080" w:themeColor="background1" w:themeShade="80"/>
              </w:rPr>
              <w:t xml:space="preserve">: ideation, </w:t>
            </w:r>
            <w:r w:rsidR="007227C5">
              <w:rPr>
                <w:i/>
                <w:iCs/>
                <w:color w:val="808080" w:themeColor="background1" w:themeShade="80"/>
              </w:rPr>
              <w:t>data structure</w:t>
            </w:r>
            <w:r w:rsidR="001B6BE7">
              <w:rPr>
                <w:i/>
                <w:iCs/>
                <w:color w:val="808080" w:themeColor="background1" w:themeShade="80"/>
              </w:rPr>
              <w:t xml:space="preserve"> design, </w:t>
            </w:r>
            <w:r w:rsidR="0090607F">
              <w:rPr>
                <w:i/>
                <w:iCs/>
                <w:color w:val="808080" w:themeColor="background1" w:themeShade="80"/>
              </w:rPr>
              <w:t xml:space="preserve">algorithm development, </w:t>
            </w:r>
            <w:r w:rsidR="00947291">
              <w:rPr>
                <w:i/>
                <w:iCs/>
                <w:color w:val="808080" w:themeColor="background1" w:themeShade="80"/>
              </w:rPr>
              <w:t xml:space="preserve">troubleshooting and debugging, </w:t>
            </w:r>
            <w:r w:rsidR="00EC52A1">
              <w:rPr>
                <w:i/>
                <w:iCs/>
                <w:color w:val="808080" w:themeColor="background1" w:themeShade="80"/>
              </w:rPr>
              <w:t>code review</w:t>
            </w:r>
            <w:r w:rsidR="00056313">
              <w:rPr>
                <w:i/>
                <w:iCs/>
                <w:color w:val="808080" w:themeColor="background1" w:themeShade="80"/>
              </w:rPr>
              <w:t>, etc.</w:t>
            </w:r>
          </w:p>
          <w:p w14:paraId="5BCC2307" w14:textId="357785E6" w:rsidR="00E8613A" w:rsidRDefault="00E8613A" w:rsidP="00E8613A">
            <w:pPr>
              <w:pStyle w:val="ListParagraph"/>
              <w:numPr>
                <w:ilvl w:val="0"/>
                <w:numId w:val="6"/>
              </w:numPr>
              <w:spacing w:after="0"/>
              <w:jc w:val="both"/>
              <w:rPr>
                <w:i/>
                <w:iCs/>
                <w:color w:val="808080" w:themeColor="background1" w:themeShade="80"/>
              </w:rPr>
            </w:pPr>
            <w:r>
              <w:rPr>
                <w:i/>
                <w:iCs/>
                <w:color w:val="808080" w:themeColor="background1" w:themeShade="80"/>
              </w:rPr>
              <w:t>Interaction</w:t>
            </w:r>
            <w:r w:rsidRPr="00103625">
              <w:rPr>
                <w:i/>
                <w:iCs/>
                <w:color w:val="808080" w:themeColor="background1" w:themeShade="80"/>
              </w:rPr>
              <w:t xml:space="preserve"> link or screen</w:t>
            </w:r>
            <w:r w:rsidR="00260829">
              <w:rPr>
                <w:i/>
                <w:iCs/>
                <w:color w:val="808080" w:themeColor="background1" w:themeShade="80"/>
              </w:rPr>
              <w:t xml:space="preserve"> capture </w:t>
            </w:r>
            <w:r w:rsidRPr="00103625">
              <w:rPr>
                <w:i/>
                <w:iCs/>
                <w:color w:val="808080" w:themeColor="background1" w:themeShade="80"/>
              </w:rPr>
              <w:t xml:space="preserve"> of your interactions</w:t>
            </w:r>
            <w:r>
              <w:rPr>
                <w:i/>
                <w:iCs/>
                <w:color w:val="808080" w:themeColor="background1" w:themeShade="80"/>
              </w:rPr>
              <w:t xml:space="preserve"> with the </w:t>
            </w:r>
            <w:r w:rsidR="00A962CB">
              <w:rPr>
                <w:i/>
                <w:iCs/>
                <w:color w:val="808080" w:themeColor="background1" w:themeShade="80"/>
              </w:rPr>
              <w:t xml:space="preserve">Generative </w:t>
            </w:r>
            <w:r>
              <w:rPr>
                <w:i/>
                <w:iCs/>
                <w:color w:val="808080" w:themeColor="background1" w:themeShade="80"/>
              </w:rPr>
              <w:t>AI tool</w:t>
            </w:r>
          </w:p>
          <w:p w14:paraId="4168AAA5" w14:textId="77777777" w:rsidR="00E8613A" w:rsidRDefault="00E8613A" w:rsidP="00E8613A">
            <w:pPr>
              <w:spacing w:after="0"/>
              <w:ind w:left="360"/>
              <w:jc w:val="both"/>
              <w:rPr>
                <w:i/>
                <w:iCs/>
                <w:color w:val="808080" w:themeColor="background1" w:themeShade="80"/>
              </w:rPr>
            </w:pPr>
          </w:p>
          <w:tbl>
            <w:tblPr>
              <w:tblStyle w:val="TableGrid"/>
              <w:tblW w:w="0" w:type="auto"/>
              <w:tblBorders>
                <w:left w:val="single" w:sz="12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4832"/>
              <w:gridCol w:w="4826"/>
              <w:tblGridChange w:id="1">
                <w:tblGrid>
                  <w:gridCol w:w="4829"/>
                  <w:gridCol w:w="3"/>
                  <w:gridCol w:w="4826"/>
                </w:tblGrid>
              </w:tblGridChange>
            </w:tblGrid>
            <w:tr w:rsidR="00D5741F" w:rsidRPr="00103625" w14:paraId="28B82662" w14:textId="77777777" w:rsidTr="00265AC7">
              <w:trPr>
                <w:trHeight w:val="454"/>
              </w:trPr>
              <w:tc>
                <w:tcPr>
                  <w:tcW w:w="4832" w:type="dxa"/>
                  <w:tcBorders>
                    <w:top w:val="single" w:sz="4" w:space="0" w:color="auto"/>
                    <w:left w:val="single" w:sz="4" w:space="0" w:color="auto"/>
                    <w:bottom w:val="dotted" w:sz="8" w:space="0" w:color="auto"/>
                    <w:right w:val="dotted" w:sz="8" w:space="0" w:color="auto"/>
                  </w:tcBorders>
                  <w:vAlign w:val="center"/>
                </w:tcPr>
                <w:p w14:paraId="7685ACBC" w14:textId="77777777" w:rsidR="00D5741F" w:rsidRPr="00103625" w:rsidRDefault="00D5741F" w:rsidP="00D5741F">
                  <w:pPr>
                    <w:rPr>
                      <w:i/>
                      <w:iCs/>
                      <w:color w:val="808080" w:themeColor="background1" w:themeShade="80"/>
                    </w:rPr>
                  </w:pPr>
                  <w:r w:rsidRPr="00103625">
                    <w:rPr>
                      <w:i/>
                      <w:iCs/>
                      <w:color w:val="808080" w:themeColor="background1" w:themeShade="80"/>
                    </w:rPr>
                    <w:t>AI Tool Name:</w:t>
                  </w:r>
                  <w:r>
                    <w:rPr>
                      <w:i/>
                      <w:iCs/>
                      <w:color w:val="808080" w:themeColor="background1" w:themeShade="80"/>
                    </w:rPr>
                    <w:t xml:space="preserve"> ChatGPT</w:t>
                  </w:r>
                </w:p>
              </w:tc>
              <w:tc>
                <w:tcPr>
                  <w:tcW w:w="4826" w:type="dxa"/>
                  <w:tcBorders>
                    <w:top w:val="single" w:sz="4" w:space="0" w:color="auto"/>
                    <w:left w:val="dotted" w:sz="8" w:space="0" w:color="auto"/>
                    <w:bottom w:val="dotted" w:sz="8" w:space="0" w:color="auto"/>
                    <w:right w:val="single" w:sz="4" w:space="0" w:color="auto"/>
                  </w:tcBorders>
                  <w:vAlign w:val="center"/>
                </w:tcPr>
                <w:p w14:paraId="0140A9A1" w14:textId="1CFAE15E" w:rsidR="00D5741F" w:rsidRPr="00103625" w:rsidRDefault="00D5741F" w:rsidP="00D5741F">
                  <w:pPr>
                    <w:rPr>
                      <w:i/>
                      <w:iCs/>
                      <w:color w:val="808080" w:themeColor="background1" w:themeShade="80"/>
                    </w:rPr>
                  </w:pPr>
                  <w:r w:rsidRPr="00103625">
                    <w:rPr>
                      <w:i/>
                      <w:iCs/>
                      <w:color w:val="808080" w:themeColor="background1" w:themeShade="80"/>
                    </w:rPr>
                    <w:t>Intended Use:</w:t>
                  </w:r>
                  <w:r>
                    <w:rPr>
                      <w:i/>
                      <w:iCs/>
                      <w:color w:val="808080" w:themeColor="background1" w:themeShade="80"/>
                    </w:rPr>
                    <w:t xml:space="preserve"> Code generation</w:t>
                  </w:r>
                </w:p>
              </w:tc>
            </w:tr>
            <w:tr w:rsidR="00D5741F" w14:paraId="736F7BFD" w14:textId="77777777" w:rsidTr="00265AC7">
              <w:tc>
                <w:tcPr>
                  <w:tcW w:w="9658" w:type="dxa"/>
                  <w:gridSpan w:val="2"/>
                  <w:tcBorders>
                    <w:top w:val="dotted" w:sz="8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BA54D7A" w14:textId="77777777" w:rsidR="00D5741F" w:rsidRDefault="00D5741F" w:rsidP="00D5741F">
                  <w:pPr>
                    <w:rPr>
                      <w:i/>
                      <w:iCs/>
                      <w:color w:val="808080" w:themeColor="background1" w:themeShade="80"/>
                    </w:rPr>
                  </w:pPr>
                  <w:r>
                    <w:rPr>
                      <w:i/>
                      <w:iCs/>
                      <w:color w:val="808080" w:themeColor="background1" w:themeShade="80"/>
                    </w:rPr>
                    <w:t>Interaction link or screenshots:</w:t>
                  </w:r>
                </w:p>
                <w:p w14:paraId="4F9A186D" w14:textId="77777777" w:rsidR="00D5741F" w:rsidRDefault="00D5741F" w:rsidP="00D5741F">
                  <w:pPr>
                    <w:rPr>
                      <w:i/>
                      <w:iCs/>
                      <w:color w:val="808080" w:themeColor="background1" w:themeShade="80"/>
                    </w:rPr>
                  </w:pPr>
                  <w:hyperlink r:id="rId10" w:history="1">
                    <w:r w:rsidRPr="00793357">
                      <w:rPr>
                        <w:rStyle w:val="Hyperlink"/>
                        <w:i/>
                        <w:iCs/>
                      </w:rPr>
                      <w:t>https://chat.openai.com/share/1234abcd</w:t>
                    </w:r>
                  </w:hyperlink>
                </w:p>
                <w:p w14:paraId="65A7DA52" w14:textId="77777777" w:rsidR="00D5741F" w:rsidRDefault="00D5741F" w:rsidP="00D5741F">
                  <w:pPr>
                    <w:rPr>
                      <w:color w:val="808080" w:themeColor="background1" w:themeShade="80"/>
                    </w:rPr>
                  </w:pPr>
                </w:p>
              </w:tc>
            </w:tr>
            <w:tr w:rsidR="00D5741F" w:rsidRPr="00103625" w14:paraId="4A98D74D" w14:textId="77777777" w:rsidTr="00265AC7">
              <w:trPr>
                <w:trHeight w:val="454"/>
              </w:trPr>
              <w:tc>
                <w:tcPr>
                  <w:tcW w:w="4832" w:type="dxa"/>
                  <w:tcBorders>
                    <w:top w:val="single" w:sz="4" w:space="0" w:color="auto"/>
                    <w:left w:val="single" w:sz="4" w:space="0" w:color="auto"/>
                    <w:bottom w:val="dotted" w:sz="8" w:space="0" w:color="auto"/>
                    <w:right w:val="dotted" w:sz="8" w:space="0" w:color="auto"/>
                  </w:tcBorders>
                  <w:vAlign w:val="center"/>
                </w:tcPr>
                <w:p w14:paraId="16F490F3" w14:textId="77777777" w:rsidR="00D5741F" w:rsidRPr="00103625" w:rsidRDefault="00D5741F" w:rsidP="00D5741F">
                  <w:pPr>
                    <w:rPr>
                      <w:i/>
                      <w:iCs/>
                      <w:color w:val="808080" w:themeColor="background1" w:themeShade="80"/>
                    </w:rPr>
                  </w:pPr>
                  <w:r w:rsidRPr="00103625">
                    <w:rPr>
                      <w:i/>
                      <w:iCs/>
                      <w:color w:val="808080" w:themeColor="background1" w:themeShade="80"/>
                    </w:rPr>
                    <w:t>AI Tool Name:</w:t>
                  </w:r>
                  <w:r>
                    <w:rPr>
                      <w:i/>
                      <w:iCs/>
                      <w:color w:val="808080" w:themeColor="background1" w:themeShade="80"/>
                    </w:rPr>
                    <w:t xml:space="preserve"> ChatGPT</w:t>
                  </w:r>
                </w:p>
              </w:tc>
              <w:tc>
                <w:tcPr>
                  <w:tcW w:w="4826" w:type="dxa"/>
                  <w:tcBorders>
                    <w:top w:val="single" w:sz="4" w:space="0" w:color="auto"/>
                    <w:left w:val="dotted" w:sz="8" w:space="0" w:color="auto"/>
                    <w:bottom w:val="dotted" w:sz="8" w:space="0" w:color="auto"/>
                    <w:right w:val="single" w:sz="4" w:space="0" w:color="auto"/>
                  </w:tcBorders>
                  <w:vAlign w:val="center"/>
                </w:tcPr>
                <w:p w14:paraId="3F696D74" w14:textId="761274B0" w:rsidR="00D5741F" w:rsidRPr="00103625" w:rsidRDefault="00D5741F" w:rsidP="00D5741F">
                  <w:pPr>
                    <w:rPr>
                      <w:i/>
                      <w:iCs/>
                      <w:color w:val="808080" w:themeColor="background1" w:themeShade="80"/>
                    </w:rPr>
                  </w:pPr>
                  <w:r w:rsidRPr="00103625">
                    <w:rPr>
                      <w:i/>
                      <w:iCs/>
                      <w:color w:val="808080" w:themeColor="background1" w:themeShade="80"/>
                    </w:rPr>
                    <w:t>Intended Use:</w:t>
                  </w:r>
                  <w:r>
                    <w:rPr>
                      <w:i/>
                      <w:iCs/>
                      <w:color w:val="808080" w:themeColor="background1" w:themeShade="80"/>
                    </w:rPr>
                    <w:t xml:space="preserve"> Debugging</w:t>
                  </w:r>
                </w:p>
              </w:tc>
            </w:tr>
            <w:tr w:rsidR="00D5741F" w14:paraId="7725410D" w14:textId="77777777" w:rsidTr="00265AC7">
              <w:tc>
                <w:tcPr>
                  <w:tcW w:w="9658" w:type="dxa"/>
                  <w:gridSpan w:val="2"/>
                  <w:tcBorders>
                    <w:top w:val="dotted" w:sz="8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4888ED8" w14:textId="77777777" w:rsidR="00D5741F" w:rsidRDefault="00D5741F" w:rsidP="00D5741F">
                  <w:pPr>
                    <w:rPr>
                      <w:i/>
                      <w:iCs/>
                      <w:color w:val="808080" w:themeColor="background1" w:themeShade="80"/>
                    </w:rPr>
                  </w:pPr>
                  <w:r>
                    <w:rPr>
                      <w:i/>
                      <w:iCs/>
                      <w:color w:val="808080" w:themeColor="background1" w:themeShade="80"/>
                    </w:rPr>
                    <w:t>Interaction link or screenshots:</w:t>
                  </w:r>
                </w:p>
                <w:p w14:paraId="1E25ABBF" w14:textId="77777777" w:rsidR="00D5741F" w:rsidRDefault="00D5741F" w:rsidP="00D5741F">
                  <w:pPr>
                    <w:rPr>
                      <w:color w:val="808080" w:themeColor="background1" w:themeShade="80"/>
                    </w:rPr>
                  </w:pPr>
                  <w:r w:rsidRPr="00586FF0">
                    <w:rPr>
                      <w:i/>
                      <w:iCs/>
                      <w:noProof/>
                      <w:color w:val="808080" w:themeColor="background1" w:themeShade="80"/>
                    </w:rPr>
                    <w:lastRenderedPageBreak/>
                    <w:drawing>
                      <wp:inline distT="0" distB="0" distL="0" distR="0" wp14:anchorId="33AB06B1" wp14:editId="22BC2ADC">
                        <wp:extent cx="5930900" cy="3238800"/>
                        <wp:effectExtent l="0" t="0" r="0" b="0"/>
                        <wp:docPr id="1141860679" name="Picture 11418606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56159663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39138" cy="32432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6AC32C9" w14:textId="6B36E2E3" w:rsidR="00D5741F" w:rsidRDefault="00D5741F" w:rsidP="00D5741F">
                  <w:pPr>
                    <w:rPr>
                      <w:color w:val="808080" w:themeColor="background1" w:themeShade="80"/>
                    </w:rPr>
                  </w:pPr>
                </w:p>
              </w:tc>
            </w:tr>
            <w:tr w:rsidR="00D5741F" w:rsidRPr="00103625" w14:paraId="699BEB8E" w14:textId="77777777" w:rsidTr="00D5741F">
              <w:tblPrEx>
                <w:tblW w:w="0" w:type="auto"/>
                <w:tblBorders>
                  <w:left w:val="single" w:sz="12" w:space="0" w:color="000000" w:themeColor="text1"/>
                </w:tblBorders>
                <w:tblPrExChange w:id="2" w:author="Jason Fok Kow" w:date="2023-12-22T15:16:00Z">
                  <w:tblPrEx>
                    <w:tblW w:w="0" w:type="auto"/>
                    <w:tblBorders>
                      <w:left w:val="single" w:sz="12" w:space="0" w:color="000000" w:themeColor="text1"/>
                    </w:tblBorders>
                  </w:tblPrEx>
                </w:tblPrExChange>
              </w:tblPrEx>
              <w:trPr>
                <w:trHeight w:val="454"/>
                <w:ins w:id="3" w:author="Jason Fok Kow" w:date="2023-12-22T15:15:00Z"/>
                <w:trPrChange w:id="4" w:author="Jason Fok Kow" w:date="2023-12-22T15:16:00Z">
                  <w:trPr>
                    <w:trHeight w:val="454"/>
                  </w:trPr>
                </w:trPrChange>
              </w:trPr>
              <w:tc>
                <w:tcPr>
                  <w:tcW w:w="4832" w:type="dxa"/>
                  <w:tcBorders>
                    <w:top w:val="single" w:sz="4" w:space="0" w:color="auto"/>
                    <w:left w:val="single" w:sz="4" w:space="0" w:color="auto"/>
                    <w:bottom w:val="dotted" w:sz="8" w:space="0" w:color="auto"/>
                    <w:right w:val="dotted" w:sz="8" w:space="0" w:color="auto"/>
                  </w:tcBorders>
                  <w:vAlign w:val="center"/>
                  <w:tcPrChange w:id="5" w:author="Jason Fok Kow" w:date="2023-12-22T15:16:00Z">
                    <w:tcPr>
                      <w:tcW w:w="4832" w:type="dxa"/>
                      <w:gridSpan w:val="2"/>
                      <w:tcBorders>
                        <w:top w:val="single" w:sz="4" w:space="0" w:color="auto"/>
                        <w:left w:val="single" w:sz="4" w:space="0" w:color="auto"/>
                        <w:bottom w:val="dotted" w:sz="8" w:space="0" w:color="auto"/>
                        <w:right w:val="dotted" w:sz="8" w:space="0" w:color="auto"/>
                      </w:tcBorders>
                      <w:vAlign w:val="center"/>
                    </w:tcPr>
                  </w:tcPrChange>
                </w:tcPr>
                <w:p w14:paraId="6B3D8F79" w14:textId="4D357EC6" w:rsidR="00D5741F" w:rsidRPr="00103625" w:rsidRDefault="00D5741F" w:rsidP="00D5741F">
                  <w:pPr>
                    <w:rPr>
                      <w:ins w:id="6" w:author="Jason Fok Kow" w:date="2023-12-22T15:15:00Z"/>
                      <w:i/>
                      <w:iCs/>
                      <w:color w:val="808080" w:themeColor="background1" w:themeShade="80"/>
                    </w:rPr>
                  </w:pPr>
                  <w:ins w:id="7" w:author="Jason Fok Kow" w:date="2023-12-22T15:15:00Z">
                    <w:r w:rsidRPr="00103625">
                      <w:rPr>
                        <w:i/>
                        <w:iCs/>
                        <w:color w:val="808080" w:themeColor="background1" w:themeShade="80"/>
                      </w:rPr>
                      <w:lastRenderedPageBreak/>
                      <w:t>AI Tool Name:</w:t>
                    </w:r>
                    <w:r>
                      <w:rPr>
                        <w:i/>
                        <w:iCs/>
                        <w:color w:val="808080" w:themeColor="background1" w:themeShade="80"/>
                      </w:rPr>
                      <w:t xml:space="preserve"> </w:t>
                    </w:r>
                  </w:ins>
                  <w:ins w:id="8" w:author="Jason Fok Kow" w:date="2023-12-22T15:16:00Z">
                    <w:r>
                      <w:rPr>
                        <w:i/>
                        <w:iCs/>
                        <w:color w:val="808080" w:themeColor="background1" w:themeShade="80"/>
                      </w:rPr>
                      <w:t>ChatGPT</w:t>
                    </w:r>
                  </w:ins>
                </w:p>
              </w:tc>
              <w:tc>
                <w:tcPr>
                  <w:tcW w:w="4826" w:type="dxa"/>
                  <w:tcBorders>
                    <w:top w:val="single" w:sz="4" w:space="0" w:color="auto"/>
                    <w:left w:val="dotted" w:sz="8" w:space="0" w:color="auto"/>
                    <w:bottom w:val="dotted" w:sz="8" w:space="0" w:color="auto"/>
                    <w:right w:val="single" w:sz="4" w:space="0" w:color="auto"/>
                  </w:tcBorders>
                  <w:vAlign w:val="center"/>
                  <w:tcPrChange w:id="9" w:author="Jason Fok Kow" w:date="2023-12-22T15:16:00Z">
                    <w:tcPr>
                      <w:tcW w:w="4833" w:type="dxa"/>
                      <w:tcBorders>
                        <w:top w:val="single" w:sz="4" w:space="0" w:color="auto"/>
                        <w:left w:val="dotted" w:sz="8" w:space="0" w:color="auto"/>
                        <w:bottom w:val="dotted" w:sz="8" w:space="0" w:color="auto"/>
                        <w:right w:val="single" w:sz="4" w:space="0" w:color="auto"/>
                      </w:tcBorders>
                      <w:vAlign w:val="center"/>
                    </w:tcPr>
                  </w:tcPrChange>
                </w:tcPr>
                <w:p w14:paraId="33B6099F" w14:textId="6AA1FB8B" w:rsidR="00D5741F" w:rsidRPr="00103625" w:rsidRDefault="00D5741F" w:rsidP="00D5741F">
                  <w:pPr>
                    <w:rPr>
                      <w:ins w:id="10" w:author="Jason Fok Kow" w:date="2023-12-22T15:15:00Z"/>
                      <w:i/>
                      <w:iCs/>
                      <w:color w:val="808080" w:themeColor="background1" w:themeShade="80"/>
                    </w:rPr>
                  </w:pPr>
                  <w:ins w:id="11" w:author="Jason Fok Kow" w:date="2023-12-22T15:15:00Z">
                    <w:r w:rsidRPr="00103625">
                      <w:rPr>
                        <w:i/>
                        <w:iCs/>
                        <w:color w:val="808080" w:themeColor="background1" w:themeShade="80"/>
                      </w:rPr>
                      <w:t>Intended Use:</w:t>
                    </w:r>
                    <w:r>
                      <w:rPr>
                        <w:i/>
                        <w:iCs/>
                        <w:color w:val="808080" w:themeColor="background1" w:themeShade="80"/>
                      </w:rPr>
                      <w:t xml:space="preserve"> </w:t>
                    </w:r>
                  </w:ins>
                  <w:ins w:id="12" w:author="Jason Fok Kow" w:date="2023-12-22T15:16:00Z">
                    <w:r>
                      <w:rPr>
                        <w:i/>
                        <w:iCs/>
                        <w:color w:val="808080" w:themeColor="background1" w:themeShade="80"/>
                      </w:rPr>
                      <w:t>Code review</w:t>
                    </w:r>
                  </w:ins>
                </w:p>
              </w:tc>
            </w:tr>
            <w:tr w:rsidR="00D5741F" w14:paraId="38723FBD" w14:textId="77777777" w:rsidTr="00D5741F">
              <w:tblPrEx>
                <w:tblW w:w="0" w:type="auto"/>
                <w:tblBorders>
                  <w:left w:val="single" w:sz="12" w:space="0" w:color="000000" w:themeColor="text1"/>
                </w:tblBorders>
                <w:tblPrExChange w:id="13" w:author="Jason Fok Kow" w:date="2023-12-22T15:16:00Z">
                  <w:tblPrEx>
                    <w:tblW w:w="0" w:type="auto"/>
                    <w:tblBorders>
                      <w:left w:val="single" w:sz="12" w:space="0" w:color="000000" w:themeColor="text1"/>
                    </w:tblBorders>
                  </w:tblPrEx>
                </w:tblPrExChange>
              </w:tblPrEx>
              <w:trPr>
                <w:ins w:id="14" w:author="Jason Fok Kow" w:date="2023-12-22T15:15:00Z"/>
              </w:trPr>
              <w:tc>
                <w:tcPr>
                  <w:tcW w:w="9658" w:type="dxa"/>
                  <w:gridSpan w:val="2"/>
                  <w:tcBorders>
                    <w:top w:val="dotted" w:sz="8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tcPrChange w:id="15" w:author="Jason Fok Kow" w:date="2023-12-22T15:16:00Z">
                    <w:tcPr>
                      <w:tcW w:w="9665" w:type="dxa"/>
                      <w:gridSpan w:val="3"/>
                      <w:tcBorders>
                        <w:top w:val="dotted" w:sz="8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  <w:vAlign w:val="center"/>
                    </w:tcPr>
                  </w:tcPrChange>
                </w:tcPr>
                <w:p w14:paraId="1DA89BC7" w14:textId="77777777" w:rsidR="00D5741F" w:rsidRDefault="00D5741F" w:rsidP="00D5741F">
                  <w:pPr>
                    <w:rPr>
                      <w:ins w:id="16" w:author="Jason Fok Kow" w:date="2023-12-22T15:15:00Z"/>
                      <w:i/>
                      <w:iCs/>
                      <w:color w:val="808080" w:themeColor="background1" w:themeShade="80"/>
                    </w:rPr>
                  </w:pPr>
                  <w:ins w:id="17" w:author="Jason Fok Kow" w:date="2023-12-22T15:15:00Z">
                    <w:r>
                      <w:rPr>
                        <w:i/>
                        <w:iCs/>
                        <w:color w:val="808080" w:themeColor="background1" w:themeShade="80"/>
                      </w:rPr>
                      <w:t>Interaction link or screenshots:</w:t>
                    </w:r>
                  </w:ins>
                </w:p>
                <w:p w14:paraId="686CD810" w14:textId="7E044240" w:rsidR="00D5741F" w:rsidRDefault="00D5741F" w:rsidP="00D5741F">
                  <w:pPr>
                    <w:rPr>
                      <w:ins w:id="18" w:author="Jason Fok Kow" w:date="2023-12-22T15:15:00Z"/>
                      <w:i/>
                      <w:iCs/>
                      <w:color w:val="808080" w:themeColor="background1" w:themeShade="80"/>
                    </w:rPr>
                  </w:pPr>
                  <w:ins w:id="19" w:author="Jason Fok Kow" w:date="2023-12-22T15:16:00Z">
                    <w:r w:rsidRPr="001C65CD">
                      <w:rPr>
                        <w:i/>
                        <w:iCs/>
                        <w:color w:val="808080" w:themeColor="background1" w:themeShade="80"/>
                      </w:rPr>
                      <w:t>https://chat.openai.com/share</w:t>
                    </w:r>
                    <w:r>
                      <w:rPr>
                        <w:i/>
                        <w:iCs/>
                        <w:color w:val="808080" w:themeColor="background1" w:themeShade="80"/>
                      </w:rPr>
                      <w:t>/5678efgh</w:t>
                    </w:r>
                  </w:ins>
                </w:p>
                <w:p w14:paraId="32A9D58D" w14:textId="77777777" w:rsidR="00D5741F" w:rsidRDefault="00D5741F" w:rsidP="00D5741F">
                  <w:pPr>
                    <w:rPr>
                      <w:ins w:id="20" w:author="Jason Fok Kow" w:date="2023-12-22T15:15:00Z"/>
                      <w:color w:val="808080" w:themeColor="background1" w:themeShade="80"/>
                    </w:rPr>
                  </w:pPr>
                </w:p>
              </w:tc>
            </w:tr>
            <w:tr w:rsidR="00D5741F" w:rsidRPr="00103625" w14:paraId="280347A6" w14:textId="77777777" w:rsidTr="00D5741F">
              <w:tblPrEx>
                <w:tblW w:w="0" w:type="auto"/>
                <w:tblBorders>
                  <w:left w:val="single" w:sz="12" w:space="0" w:color="000000" w:themeColor="text1"/>
                </w:tblBorders>
                <w:tblPrExChange w:id="21" w:author="Jason Fok Kow" w:date="2023-12-22T15:16:00Z">
                  <w:tblPrEx>
                    <w:tblW w:w="0" w:type="auto"/>
                    <w:tblBorders>
                      <w:left w:val="single" w:sz="12" w:space="0" w:color="000000" w:themeColor="text1"/>
                    </w:tblBorders>
                  </w:tblPrEx>
                </w:tblPrExChange>
              </w:tblPrEx>
              <w:trPr>
                <w:trHeight w:val="454"/>
                <w:ins w:id="22" w:author="Jason Fok Kow" w:date="2023-12-22T15:16:00Z"/>
                <w:trPrChange w:id="23" w:author="Jason Fok Kow" w:date="2023-12-22T15:16:00Z">
                  <w:trPr>
                    <w:trHeight w:val="454"/>
                  </w:trPr>
                </w:trPrChange>
              </w:trPr>
              <w:tc>
                <w:tcPr>
                  <w:tcW w:w="4829" w:type="dxa"/>
                  <w:tcBorders>
                    <w:top w:val="single" w:sz="4" w:space="0" w:color="auto"/>
                    <w:left w:val="single" w:sz="4" w:space="0" w:color="auto"/>
                    <w:bottom w:val="dotted" w:sz="8" w:space="0" w:color="auto"/>
                    <w:right w:val="dotted" w:sz="8" w:space="0" w:color="auto"/>
                  </w:tcBorders>
                  <w:vAlign w:val="center"/>
                  <w:tcPrChange w:id="24" w:author="Jason Fok Kow" w:date="2023-12-22T15:16:00Z">
                    <w:tcPr>
                      <w:tcW w:w="4832" w:type="dxa"/>
                      <w:tcBorders>
                        <w:top w:val="single" w:sz="4" w:space="0" w:color="auto"/>
                        <w:left w:val="single" w:sz="4" w:space="0" w:color="auto"/>
                        <w:bottom w:val="dotted" w:sz="8" w:space="0" w:color="auto"/>
                        <w:right w:val="dotted" w:sz="8" w:space="0" w:color="auto"/>
                      </w:tcBorders>
                      <w:vAlign w:val="center"/>
                    </w:tcPr>
                  </w:tcPrChange>
                </w:tcPr>
                <w:p w14:paraId="546F0C46" w14:textId="25325C84" w:rsidR="00D5741F" w:rsidRPr="00103625" w:rsidRDefault="00D5741F" w:rsidP="00D5741F">
                  <w:pPr>
                    <w:rPr>
                      <w:ins w:id="25" w:author="Jason Fok Kow" w:date="2023-12-22T15:16:00Z"/>
                      <w:i/>
                      <w:iCs/>
                      <w:color w:val="808080" w:themeColor="background1" w:themeShade="80"/>
                    </w:rPr>
                  </w:pPr>
                  <w:ins w:id="26" w:author="Jason Fok Kow" w:date="2023-12-22T15:16:00Z">
                    <w:r w:rsidRPr="00103625">
                      <w:rPr>
                        <w:i/>
                        <w:iCs/>
                        <w:color w:val="808080" w:themeColor="background1" w:themeShade="80"/>
                      </w:rPr>
                      <w:t>AI Tool Name:</w:t>
                    </w:r>
                    <w:r>
                      <w:rPr>
                        <w:i/>
                        <w:iCs/>
                        <w:color w:val="808080" w:themeColor="background1" w:themeShade="80"/>
                      </w:rPr>
                      <w:t xml:space="preserve"> </w:t>
                    </w:r>
                  </w:ins>
                </w:p>
              </w:tc>
              <w:tc>
                <w:tcPr>
                  <w:tcW w:w="4829" w:type="dxa"/>
                  <w:tcBorders>
                    <w:top w:val="single" w:sz="4" w:space="0" w:color="auto"/>
                    <w:left w:val="dotted" w:sz="8" w:space="0" w:color="auto"/>
                    <w:bottom w:val="dotted" w:sz="8" w:space="0" w:color="auto"/>
                    <w:right w:val="single" w:sz="4" w:space="0" w:color="auto"/>
                  </w:tcBorders>
                  <w:vAlign w:val="center"/>
                  <w:tcPrChange w:id="27" w:author="Jason Fok Kow" w:date="2023-12-22T15:16:00Z">
                    <w:tcPr>
                      <w:tcW w:w="4833" w:type="dxa"/>
                      <w:gridSpan w:val="2"/>
                      <w:tcBorders>
                        <w:top w:val="single" w:sz="4" w:space="0" w:color="auto"/>
                        <w:left w:val="dotted" w:sz="8" w:space="0" w:color="auto"/>
                        <w:bottom w:val="dotted" w:sz="8" w:space="0" w:color="auto"/>
                        <w:right w:val="single" w:sz="4" w:space="0" w:color="auto"/>
                      </w:tcBorders>
                      <w:vAlign w:val="center"/>
                    </w:tcPr>
                  </w:tcPrChange>
                </w:tcPr>
                <w:p w14:paraId="4336CA7F" w14:textId="004B1624" w:rsidR="00D5741F" w:rsidRPr="00103625" w:rsidRDefault="00D5741F" w:rsidP="00D5741F">
                  <w:pPr>
                    <w:rPr>
                      <w:ins w:id="28" w:author="Jason Fok Kow" w:date="2023-12-22T15:16:00Z"/>
                      <w:i/>
                      <w:iCs/>
                      <w:color w:val="808080" w:themeColor="background1" w:themeShade="80"/>
                    </w:rPr>
                  </w:pPr>
                  <w:ins w:id="29" w:author="Jason Fok Kow" w:date="2023-12-22T15:16:00Z">
                    <w:r w:rsidRPr="00103625">
                      <w:rPr>
                        <w:i/>
                        <w:iCs/>
                        <w:color w:val="808080" w:themeColor="background1" w:themeShade="80"/>
                      </w:rPr>
                      <w:t>Intended Use:</w:t>
                    </w:r>
                    <w:r>
                      <w:rPr>
                        <w:i/>
                        <w:iCs/>
                        <w:color w:val="808080" w:themeColor="background1" w:themeShade="80"/>
                      </w:rPr>
                      <w:t xml:space="preserve"> </w:t>
                    </w:r>
                  </w:ins>
                </w:p>
              </w:tc>
            </w:tr>
            <w:tr w:rsidR="00D5741F" w14:paraId="4C619CE1" w14:textId="77777777" w:rsidTr="00D5741F">
              <w:tblPrEx>
                <w:tblW w:w="0" w:type="auto"/>
                <w:tblBorders>
                  <w:left w:val="single" w:sz="12" w:space="0" w:color="000000" w:themeColor="text1"/>
                </w:tblBorders>
                <w:tblPrExChange w:id="30" w:author="Jason Fok Kow" w:date="2023-12-22T15:16:00Z">
                  <w:tblPrEx>
                    <w:tblW w:w="0" w:type="auto"/>
                    <w:tblBorders>
                      <w:left w:val="single" w:sz="12" w:space="0" w:color="000000" w:themeColor="text1"/>
                    </w:tblBorders>
                  </w:tblPrEx>
                </w:tblPrExChange>
              </w:tblPrEx>
              <w:trPr>
                <w:ins w:id="31" w:author="Jason Fok Kow" w:date="2023-12-22T15:16:00Z"/>
              </w:trPr>
              <w:tc>
                <w:tcPr>
                  <w:tcW w:w="9658" w:type="dxa"/>
                  <w:gridSpan w:val="2"/>
                  <w:tcBorders>
                    <w:top w:val="dotted" w:sz="8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tcPrChange w:id="32" w:author="Jason Fok Kow" w:date="2023-12-22T15:16:00Z">
                    <w:tcPr>
                      <w:tcW w:w="9665" w:type="dxa"/>
                      <w:gridSpan w:val="3"/>
                      <w:tcBorders>
                        <w:top w:val="dotted" w:sz="8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  <w:vAlign w:val="center"/>
                    </w:tcPr>
                  </w:tcPrChange>
                </w:tcPr>
                <w:p w14:paraId="20E07928" w14:textId="77777777" w:rsidR="00D5741F" w:rsidRDefault="00D5741F" w:rsidP="00D5741F">
                  <w:pPr>
                    <w:rPr>
                      <w:ins w:id="33" w:author="Jason Fok Kow" w:date="2023-12-22T15:16:00Z"/>
                      <w:i/>
                      <w:iCs/>
                      <w:color w:val="808080" w:themeColor="background1" w:themeShade="80"/>
                    </w:rPr>
                  </w:pPr>
                  <w:ins w:id="34" w:author="Jason Fok Kow" w:date="2023-12-22T15:16:00Z">
                    <w:r>
                      <w:rPr>
                        <w:i/>
                        <w:iCs/>
                        <w:color w:val="808080" w:themeColor="background1" w:themeShade="80"/>
                      </w:rPr>
                      <w:t>Interaction link or screenshots:</w:t>
                    </w:r>
                  </w:ins>
                </w:p>
                <w:p w14:paraId="0C02396C" w14:textId="77777777" w:rsidR="00D5741F" w:rsidRDefault="00D5741F" w:rsidP="00D5741F">
                  <w:pPr>
                    <w:rPr>
                      <w:ins w:id="35" w:author="Jason Fok Kow" w:date="2023-12-22T15:16:00Z"/>
                      <w:color w:val="808080" w:themeColor="background1" w:themeShade="80"/>
                    </w:rPr>
                  </w:pPr>
                </w:p>
              </w:tc>
            </w:tr>
          </w:tbl>
          <w:p w14:paraId="6B8E7D6F" w14:textId="77777777" w:rsidR="00D5741F" w:rsidRPr="00103625" w:rsidRDefault="00D5741F" w:rsidP="00E8613A">
            <w:pPr>
              <w:spacing w:after="0"/>
              <w:ind w:left="360"/>
              <w:jc w:val="both"/>
              <w:rPr>
                <w:ins w:id="36" w:author="Jason Fok Kow" w:date="2023-12-21T15:51:00Z"/>
                <w:i/>
                <w:iCs/>
                <w:color w:val="808080" w:themeColor="background1" w:themeShade="80"/>
              </w:rPr>
            </w:pPr>
          </w:p>
          <w:p w14:paraId="58215A5D" w14:textId="77777777" w:rsidR="00FA09F7" w:rsidRDefault="00FA09F7" w:rsidP="00FA09F7"/>
          <w:p w14:paraId="6AEE7A30" w14:textId="77777777" w:rsidR="001E2506" w:rsidRDefault="001E2506" w:rsidP="00FA09F7">
            <w:pPr>
              <w:rPr>
                <w:ins w:id="37" w:author="Jason Fok Kow" w:date="2023-12-21T12:30:00Z"/>
              </w:rPr>
            </w:pPr>
          </w:p>
          <w:p w14:paraId="02C4B946" w14:textId="77777777" w:rsidR="00FA09F7" w:rsidRDefault="00FA09F7" w:rsidP="00FA09F7"/>
          <w:p w14:paraId="0169C9DA" w14:textId="77777777" w:rsidR="0025767B" w:rsidRDefault="0025767B" w:rsidP="00FA09F7"/>
          <w:p w14:paraId="625FF6C9" w14:textId="77777777" w:rsidR="0025767B" w:rsidRDefault="0025767B" w:rsidP="00FA09F7"/>
          <w:p w14:paraId="3C2C731C" w14:textId="667CADB8" w:rsidR="00FA09F7" w:rsidRDefault="00FA09F7" w:rsidP="00FA09F7"/>
        </w:tc>
      </w:tr>
    </w:tbl>
    <w:p w14:paraId="11227154" w14:textId="75AEE4D4" w:rsidR="00F34BFF" w:rsidRDefault="00F34BFF" w:rsidP="00166F7B"/>
    <w:tbl>
      <w:tblPr>
        <w:tblW w:w="9884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9884"/>
      </w:tblGrid>
      <w:tr w:rsidR="004F1140" w:rsidRPr="0012463A" w14:paraId="72C7ACC4" w14:textId="77777777" w:rsidTr="00103625">
        <w:trPr>
          <w:trHeight w:val="277"/>
        </w:trPr>
        <w:tc>
          <w:tcPr>
            <w:tcW w:w="988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BCA811B" w14:textId="77777777" w:rsidR="004F1140" w:rsidRDefault="004F1140" w:rsidP="00103625">
            <w:pPr>
              <w:pStyle w:val="Subtitle"/>
              <w:spacing w:after="0"/>
              <w:jc w:val="center"/>
            </w:pPr>
            <w:r>
              <w:t>Reflection on Use of AI Tools</w:t>
            </w:r>
          </w:p>
        </w:tc>
      </w:tr>
      <w:tr w:rsidR="00F271DE" w:rsidRPr="0012463A" w14:paraId="593F9CE5" w14:textId="77777777" w:rsidTr="00103625">
        <w:trPr>
          <w:trHeight w:val="277"/>
        </w:trPr>
        <w:tc>
          <w:tcPr>
            <w:tcW w:w="988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CF04979" w14:textId="69CC1EEC" w:rsidR="00F271DE" w:rsidRDefault="00F271DE" w:rsidP="00D068FA">
            <w:pPr>
              <w:spacing w:after="0"/>
              <w:jc w:val="right"/>
            </w:pPr>
            <w:r>
              <w:rPr>
                <w:b/>
              </w:rPr>
              <w:t>minimum 100 words</w:t>
            </w:r>
          </w:p>
        </w:tc>
      </w:tr>
      <w:tr w:rsidR="004F1140" w:rsidRPr="0012463A" w14:paraId="4460A20F" w14:textId="77777777" w:rsidTr="00103625">
        <w:trPr>
          <w:trHeight w:val="277"/>
        </w:trPr>
        <w:tc>
          <w:tcPr>
            <w:tcW w:w="988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13BD1BD" w14:textId="41A38334" w:rsidR="004F1140" w:rsidRDefault="004F1140">
            <w:r>
              <w:t xml:space="preserve">Please provide a reflection on your experience using </w:t>
            </w:r>
            <w:r w:rsidR="00354CE0">
              <w:t xml:space="preserve">Generative </w:t>
            </w:r>
            <w:r>
              <w:t xml:space="preserve">AI tools to complete </w:t>
            </w:r>
            <w:r w:rsidR="00354CE0">
              <w:t xml:space="preserve">this </w:t>
            </w:r>
            <w:r w:rsidR="00551F27">
              <w:t>assignment</w:t>
            </w:r>
            <w:r>
              <w:t>.</w:t>
            </w:r>
          </w:p>
          <w:p w14:paraId="1EEA274A" w14:textId="77777777" w:rsidR="004F1140" w:rsidRDefault="004F1140" w:rsidP="00103625">
            <w:pPr>
              <w:spacing w:after="0"/>
              <w:jc w:val="both"/>
              <w:rPr>
                <w:i/>
                <w:iCs/>
                <w:color w:val="808080" w:themeColor="background1" w:themeShade="80"/>
              </w:rPr>
            </w:pPr>
            <w:r>
              <w:rPr>
                <w:i/>
                <w:iCs/>
                <w:color w:val="808080" w:themeColor="background1" w:themeShade="80"/>
              </w:rPr>
              <w:t>Guiding Questions:</w:t>
            </w:r>
          </w:p>
          <w:p w14:paraId="264BCA4D" w14:textId="0716A811" w:rsidR="004F1140" w:rsidRPr="0081568C" w:rsidRDefault="004F1140" w:rsidP="00103625">
            <w:pPr>
              <w:spacing w:after="0"/>
              <w:rPr>
                <w:i/>
                <w:iCs/>
                <w:color w:val="808080" w:themeColor="background1" w:themeShade="80"/>
                <w:lang w:val="en-US"/>
              </w:rPr>
            </w:pPr>
            <w:r w:rsidRPr="0081568C">
              <w:rPr>
                <w:i/>
                <w:iCs/>
                <w:color w:val="808080" w:themeColor="background1" w:themeShade="80"/>
                <w:lang w:val="en-US"/>
              </w:rPr>
              <w:t>Were there any challenges or limitations you faced while using the AI tool</w:t>
            </w:r>
            <w:r w:rsidR="004D101F">
              <w:rPr>
                <w:i/>
                <w:iCs/>
                <w:color w:val="808080" w:themeColor="background1" w:themeShade="80"/>
                <w:lang w:val="en-US"/>
              </w:rPr>
              <w:t xml:space="preserve">? (e.g. hallucinations, inaccurate code, limitation/poor quality of code generation, </w:t>
            </w:r>
            <w:r w:rsidR="004E5F79">
              <w:rPr>
                <w:i/>
                <w:iCs/>
                <w:color w:val="808080" w:themeColor="background1" w:themeShade="80"/>
                <w:lang w:val="en-US"/>
              </w:rPr>
              <w:t>etc.</w:t>
            </w:r>
            <w:r w:rsidR="004D101F">
              <w:rPr>
                <w:i/>
                <w:iCs/>
                <w:color w:val="808080" w:themeColor="background1" w:themeShade="80"/>
                <w:lang w:val="en-US"/>
              </w:rPr>
              <w:t>)</w:t>
            </w:r>
          </w:p>
          <w:p w14:paraId="449CBC4C" w14:textId="77777777" w:rsidR="004F1140" w:rsidRPr="0081568C" w:rsidRDefault="004F1140" w:rsidP="00103625">
            <w:pPr>
              <w:spacing w:after="0"/>
              <w:rPr>
                <w:i/>
                <w:iCs/>
                <w:color w:val="808080" w:themeColor="background1" w:themeShade="80"/>
                <w:lang w:val="en-US"/>
              </w:rPr>
            </w:pPr>
            <w:r w:rsidRPr="0081568C">
              <w:rPr>
                <w:i/>
                <w:iCs/>
                <w:color w:val="808080" w:themeColor="background1" w:themeShade="80"/>
                <w:lang w:val="en-US"/>
              </w:rPr>
              <w:t>How likely are you to use AI tool for similar tasks in the future?</w:t>
            </w:r>
          </w:p>
          <w:p w14:paraId="4BF07EA9" w14:textId="77777777" w:rsidR="004F1140" w:rsidRDefault="004F1140"/>
          <w:p w14:paraId="6437E512" w14:textId="77777777" w:rsidR="004F1140" w:rsidRDefault="004F1140"/>
          <w:p w14:paraId="4F5BCEE9" w14:textId="77777777" w:rsidR="004F1140" w:rsidRDefault="004F1140"/>
          <w:p w14:paraId="101DA5A7" w14:textId="77777777" w:rsidR="004F1140" w:rsidRDefault="004F1140"/>
          <w:p w14:paraId="5C68A573" w14:textId="77777777" w:rsidR="004F1140" w:rsidRDefault="004F1140"/>
          <w:p w14:paraId="35A005F1" w14:textId="77777777" w:rsidR="004F1140" w:rsidRDefault="004F1140"/>
          <w:p w14:paraId="5710CE3C" w14:textId="77777777" w:rsidR="004F1140" w:rsidRDefault="004F1140"/>
          <w:p w14:paraId="3AC4ABEA" w14:textId="77777777" w:rsidR="004F1140" w:rsidRDefault="004F1140"/>
          <w:p w14:paraId="2603FADD" w14:textId="77777777" w:rsidR="004F1140" w:rsidRDefault="004F1140"/>
          <w:p w14:paraId="01BBB560" w14:textId="77777777" w:rsidR="004F1140" w:rsidRDefault="004F1140"/>
          <w:p w14:paraId="1929C31F" w14:textId="77777777" w:rsidR="004F1140" w:rsidRDefault="004F1140"/>
          <w:p w14:paraId="722F4C49" w14:textId="77777777" w:rsidR="004F1140" w:rsidRDefault="004F1140"/>
          <w:p w14:paraId="1B8E7D10" w14:textId="77777777" w:rsidR="004F1140" w:rsidRPr="008F622E" w:rsidRDefault="004F1140" w:rsidP="00103625"/>
        </w:tc>
      </w:tr>
    </w:tbl>
    <w:p w14:paraId="78CC9D86" w14:textId="77777777" w:rsidR="00772D64" w:rsidRPr="00771771" w:rsidRDefault="00772D64" w:rsidP="008D09DD"/>
    <w:sectPr w:rsidR="00772D64" w:rsidRPr="00771771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ADDDA" w14:textId="77777777" w:rsidR="00F01372" w:rsidRDefault="00F01372" w:rsidP="00D53B93">
      <w:pPr>
        <w:spacing w:after="0" w:line="240" w:lineRule="auto"/>
      </w:pPr>
      <w:r>
        <w:separator/>
      </w:r>
    </w:p>
  </w:endnote>
  <w:endnote w:type="continuationSeparator" w:id="0">
    <w:p w14:paraId="1B0518BD" w14:textId="77777777" w:rsidR="00F01372" w:rsidRDefault="00F01372" w:rsidP="00D53B93">
      <w:pPr>
        <w:spacing w:after="0" w:line="240" w:lineRule="auto"/>
      </w:pPr>
      <w:r>
        <w:continuationSeparator/>
      </w:r>
    </w:p>
  </w:endnote>
  <w:endnote w:type="continuationNotice" w:id="1">
    <w:p w14:paraId="75EAA477" w14:textId="77777777" w:rsidR="00F01372" w:rsidRDefault="00F0137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23231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C82DCD" w14:textId="64C40757" w:rsidR="00D53B93" w:rsidRDefault="00D53B9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A0A5A0" w14:textId="77777777" w:rsidR="00D53B93" w:rsidRDefault="00D53B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0969E" w14:textId="77777777" w:rsidR="00F01372" w:rsidRDefault="00F01372" w:rsidP="00D53B93">
      <w:pPr>
        <w:spacing w:after="0" w:line="240" w:lineRule="auto"/>
      </w:pPr>
      <w:r>
        <w:separator/>
      </w:r>
    </w:p>
  </w:footnote>
  <w:footnote w:type="continuationSeparator" w:id="0">
    <w:p w14:paraId="1C41BD77" w14:textId="77777777" w:rsidR="00F01372" w:rsidRDefault="00F01372" w:rsidP="00D53B93">
      <w:pPr>
        <w:spacing w:after="0" w:line="240" w:lineRule="auto"/>
      </w:pPr>
      <w:r>
        <w:continuationSeparator/>
      </w:r>
    </w:p>
  </w:footnote>
  <w:footnote w:type="continuationNotice" w:id="1">
    <w:p w14:paraId="3D1C2A4F" w14:textId="77777777" w:rsidR="00F01372" w:rsidRDefault="00F0137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D6060" w14:textId="6C656B2F" w:rsidR="00C444C3" w:rsidRDefault="00EE12E0" w:rsidP="00C444C3">
    <w:pPr>
      <w:pStyle w:val="Header"/>
      <w:tabs>
        <w:tab w:val="clear" w:pos="9026"/>
        <w:tab w:val="left" w:pos="7371"/>
      </w:tabs>
      <w:ind w:left="-567" w:right="-613"/>
    </w:pPr>
    <w:r>
      <w:t>SC1303 – Programming with Data Structures and Algorithms</w:t>
    </w:r>
    <w:r w:rsidR="00C444C3">
      <w:tab/>
      <w:t>Assignment - Template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C3295"/>
    <w:multiLevelType w:val="hybridMultilevel"/>
    <w:tmpl w:val="5DB42E9E"/>
    <w:lvl w:ilvl="0" w:tplc="B3541D5C">
      <w:start w:val="1"/>
      <w:numFmt w:val="lowerLetter"/>
      <w:pStyle w:val="paralist"/>
      <w:lvlText w:val="%1."/>
      <w:lvlJc w:val="left"/>
      <w:pPr>
        <w:ind w:left="720" w:hanging="360"/>
      </w:pPr>
      <w:rPr>
        <w:strike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384480"/>
    <w:multiLevelType w:val="hybridMultilevel"/>
    <w:tmpl w:val="42DEABC2"/>
    <w:lvl w:ilvl="0" w:tplc="4809000F">
      <w:start w:val="1"/>
      <w:numFmt w:val="decimal"/>
      <w:lvlText w:val="%1."/>
      <w:lvlJc w:val="left"/>
      <w:pPr>
        <w:ind w:left="1080" w:hanging="72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DE2A2E"/>
    <w:multiLevelType w:val="multilevel"/>
    <w:tmpl w:val="A7781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A75FDA"/>
    <w:multiLevelType w:val="hybridMultilevel"/>
    <w:tmpl w:val="1AE2BA98"/>
    <w:lvl w:ilvl="0" w:tplc="09AA41C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266E2E"/>
    <w:multiLevelType w:val="hybridMultilevel"/>
    <w:tmpl w:val="5DB0B3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726AE4"/>
    <w:multiLevelType w:val="multilevel"/>
    <w:tmpl w:val="6C42A30E"/>
    <w:lvl w:ilvl="0">
      <w:start w:val="1"/>
      <w:numFmt w:val="decimal"/>
      <w:lvlText w:val="%1."/>
      <w:lvlJc w:val="left"/>
      <w:pPr>
        <w:ind w:left="-450" w:firstLine="720"/>
      </w:pPr>
      <w:rPr>
        <w:rFonts w:ascii="Calibri" w:hAnsi="Calibri" w:hint="default"/>
        <w:sz w:val="22"/>
        <w:szCs w:val="22"/>
      </w:rPr>
    </w:lvl>
    <w:lvl w:ilvl="1">
      <w:start w:val="1"/>
      <w:numFmt w:val="lowerLetter"/>
      <w:lvlText w:val="%2."/>
      <w:lvlJc w:val="left"/>
      <w:pPr>
        <w:ind w:left="1800" w:firstLine="14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firstLine="234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firstLine="288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firstLine="360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firstLine="450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firstLine="50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firstLine="57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firstLine="6660"/>
      </w:pPr>
      <w:rPr>
        <w:rFonts w:hint="default"/>
      </w:rPr>
    </w:lvl>
  </w:abstractNum>
  <w:num w:numId="1" w16cid:durableId="464785054">
    <w:abstractNumId w:val="0"/>
  </w:num>
  <w:num w:numId="2" w16cid:durableId="982857084">
    <w:abstractNumId w:val="5"/>
  </w:num>
  <w:num w:numId="3" w16cid:durableId="1868446715">
    <w:abstractNumId w:val="1"/>
  </w:num>
  <w:num w:numId="4" w16cid:durableId="153684833">
    <w:abstractNumId w:val="3"/>
  </w:num>
  <w:num w:numId="5" w16cid:durableId="752773634">
    <w:abstractNumId w:val="2"/>
  </w:num>
  <w:num w:numId="6" w16cid:durableId="1696688230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son Fok Kow">
    <w15:presenceInfo w15:providerId="AD" w15:userId="S::jason.fokkow@staff.main.ntu.edu.sg::07d310e1-4247-4f99-9f28-ffe65c4649d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43D"/>
    <w:rsid w:val="00003403"/>
    <w:rsid w:val="000130F2"/>
    <w:rsid w:val="00014667"/>
    <w:rsid w:val="00021CC5"/>
    <w:rsid w:val="000242DF"/>
    <w:rsid w:val="000442D6"/>
    <w:rsid w:val="0004657D"/>
    <w:rsid w:val="00056313"/>
    <w:rsid w:val="0007770A"/>
    <w:rsid w:val="00077FD5"/>
    <w:rsid w:val="00091952"/>
    <w:rsid w:val="00091C8C"/>
    <w:rsid w:val="000A2809"/>
    <w:rsid w:val="000A475E"/>
    <w:rsid w:val="000C5D19"/>
    <w:rsid w:val="000D5431"/>
    <w:rsid w:val="000D6DC2"/>
    <w:rsid w:val="000E7879"/>
    <w:rsid w:val="000F1521"/>
    <w:rsid w:val="000F615F"/>
    <w:rsid w:val="000F68CC"/>
    <w:rsid w:val="00100955"/>
    <w:rsid w:val="00101F64"/>
    <w:rsid w:val="00112B11"/>
    <w:rsid w:val="00127786"/>
    <w:rsid w:val="00131E17"/>
    <w:rsid w:val="001358A4"/>
    <w:rsid w:val="00166F7B"/>
    <w:rsid w:val="00177EFA"/>
    <w:rsid w:val="00181F9C"/>
    <w:rsid w:val="00182447"/>
    <w:rsid w:val="001A1D41"/>
    <w:rsid w:val="001A778C"/>
    <w:rsid w:val="001B6BE7"/>
    <w:rsid w:val="001B7ED9"/>
    <w:rsid w:val="001B7F0D"/>
    <w:rsid w:val="001C4095"/>
    <w:rsid w:val="001C6ED5"/>
    <w:rsid w:val="001D6C7D"/>
    <w:rsid w:val="001E2506"/>
    <w:rsid w:val="001F36E4"/>
    <w:rsid w:val="002075F3"/>
    <w:rsid w:val="00213196"/>
    <w:rsid w:val="00214C3C"/>
    <w:rsid w:val="002227D7"/>
    <w:rsid w:val="00231C0A"/>
    <w:rsid w:val="0025767B"/>
    <w:rsid w:val="00260829"/>
    <w:rsid w:val="002659B6"/>
    <w:rsid w:val="00265AC7"/>
    <w:rsid w:val="00267C18"/>
    <w:rsid w:val="002817A3"/>
    <w:rsid w:val="002864F5"/>
    <w:rsid w:val="00290814"/>
    <w:rsid w:val="002A7585"/>
    <w:rsid w:val="002A7E6B"/>
    <w:rsid w:val="002C6C43"/>
    <w:rsid w:val="002C7296"/>
    <w:rsid w:val="002D39D8"/>
    <w:rsid w:val="002E6C64"/>
    <w:rsid w:val="002E7ECC"/>
    <w:rsid w:val="00301E33"/>
    <w:rsid w:val="00305127"/>
    <w:rsid w:val="003069B5"/>
    <w:rsid w:val="00306BE4"/>
    <w:rsid w:val="00307F9C"/>
    <w:rsid w:val="0031341C"/>
    <w:rsid w:val="00320519"/>
    <w:rsid w:val="00331275"/>
    <w:rsid w:val="00331DE1"/>
    <w:rsid w:val="00334982"/>
    <w:rsid w:val="00336CFD"/>
    <w:rsid w:val="00345C0E"/>
    <w:rsid w:val="0034691B"/>
    <w:rsid w:val="0035101E"/>
    <w:rsid w:val="00352136"/>
    <w:rsid w:val="00353146"/>
    <w:rsid w:val="00354CE0"/>
    <w:rsid w:val="00371F85"/>
    <w:rsid w:val="00373856"/>
    <w:rsid w:val="0038038D"/>
    <w:rsid w:val="00384A9B"/>
    <w:rsid w:val="00390A3D"/>
    <w:rsid w:val="003A4B8A"/>
    <w:rsid w:val="003C0494"/>
    <w:rsid w:val="003E71A4"/>
    <w:rsid w:val="003F2836"/>
    <w:rsid w:val="00417980"/>
    <w:rsid w:val="00426436"/>
    <w:rsid w:val="00430A3E"/>
    <w:rsid w:val="0043751F"/>
    <w:rsid w:val="004425C6"/>
    <w:rsid w:val="004477F4"/>
    <w:rsid w:val="00452240"/>
    <w:rsid w:val="00464296"/>
    <w:rsid w:val="00466741"/>
    <w:rsid w:val="004825CC"/>
    <w:rsid w:val="00485E29"/>
    <w:rsid w:val="00496306"/>
    <w:rsid w:val="00496437"/>
    <w:rsid w:val="004A22E7"/>
    <w:rsid w:val="004A336F"/>
    <w:rsid w:val="004A51CF"/>
    <w:rsid w:val="004B0D79"/>
    <w:rsid w:val="004C0750"/>
    <w:rsid w:val="004C2581"/>
    <w:rsid w:val="004C38F0"/>
    <w:rsid w:val="004C59D6"/>
    <w:rsid w:val="004D101F"/>
    <w:rsid w:val="004D30BB"/>
    <w:rsid w:val="004D7130"/>
    <w:rsid w:val="004E38C5"/>
    <w:rsid w:val="004E5F79"/>
    <w:rsid w:val="004F1140"/>
    <w:rsid w:val="004F51BC"/>
    <w:rsid w:val="00507A14"/>
    <w:rsid w:val="00522A34"/>
    <w:rsid w:val="0052643D"/>
    <w:rsid w:val="00526D21"/>
    <w:rsid w:val="00545ADE"/>
    <w:rsid w:val="0055135E"/>
    <w:rsid w:val="00551F27"/>
    <w:rsid w:val="00553EEC"/>
    <w:rsid w:val="005612F5"/>
    <w:rsid w:val="00564ED5"/>
    <w:rsid w:val="00567313"/>
    <w:rsid w:val="00576DE0"/>
    <w:rsid w:val="0058591F"/>
    <w:rsid w:val="00586FF0"/>
    <w:rsid w:val="00587C20"/>
    <w:rsid w:val="00590C20"/>
    <w:rsid w:val="005A387D"/>
    <w:rsid w:val="005A77F2"/>
    <w:rsid w:val="005C5208"/>
    <w:rsid w:val="005C5B2B"/>
    <w:rsid w:val="005C74B9"/>
    <w:rsid w:val="005E0780"/>
    <w:rsid w:val="005E7256"/>
    <w:rsid w:val="005F1450"/>
    <w:rsid w:val="00602283"/>
    <w:rsid w:val="006035C2"/>
    <w:rsid w:val="00622D1D"/>
    <w:rsid w:val="006245A2"/>
    <w:rsid w:val="00626748"/>
    <w:rsid w:val="00641A26"/>
    <w:rsid w:val="00645874"/>
    <w:rsid w:val="00646D60"/>
    <w:rsid w:val="006549FE"/>
    <w:rsid w:val="0066137E"/>
    <w:rsid w:val="00667584"/>
    <w:rsid w:val="006767E7"/>
    <w:rsid w:val="0067755E"/>
    <w:rsid w:val="006920F8"/>
    <w:rsid w:val="006A1087"/>
    <w:rsid w:val="006B026C"/>
    <w:rsid w:val="006B5C13"/>
    <w:rsid w:val="006C0E06"/>
    <w:rsid w:val="006C276C"/>
    <w:rsid w:val="006C2D46"/>
    <w:rsid w:val="006C3C26"/>
    <w:rsid w:val="006C5FB2"/>
    <w:rsid w:val="00701B2E"/>
    <w:rsid w:val="0070755C"/>
    <w:rsid w:val="00715531"/>
    <w:rsid w:val="007227C5"/>
    <w:rsid w:val="00731A1B"/>
    <w:rsid w:val="00732D57"/>
    <w:rsid w:val="00737B23"/>
    <w:rsid w:val="007413C5"/>
    <w:rsid w:val="0074581A"/>
    <w:rsid w:val="007629FD"/>
    <w:rsid w:val="00765D95"/>
    <w:rsid w:val="00771771"/>
    <w:rsid w:val="00772D64"/>
    <w:rsid w:val="00784128"/>
    <w:rsid w:val="0079486E"/>
    <w:rsid w:val="007964F0"/>
    <w:rsid w:val="007F0E4A"/>
    <w:rsid w:val="007F367C"/>
    <w:rsid w:val="00807725"/>
    <w:rsid w:val="0081568C"/>
    <w:rsid w:val="00821EF9"/>
    <w:rsid w:val="00830A39"/>
    <w:rsid w:val="008347B7"/>
    <w:rsid w:val="008354AF"/>
    <w:rsid w:val="00836FF5"/>
    <w:rsid w:val="00853661"/>
    <w:rsid w:val="008600C4"/>
    <w:rsid w:val="008657B8"/>
    <w:rsid w:val="00865B13"/>
    <w:rsid w:val="0086781F"/>
    <w:rsid w:val="0087000F"/>
    <w:rsid w:val="00880E0D"/>
    <w:rsid w:val="008A7027"/>
    <w:rsid w:val="008B1998"/>
    <w:rsid w:val="008B3337"/>
    <w:rsid w:val="008B67B9"/>
    <w:rsid w:val="008C0E24"/>
    <w:rsid w:val="008D09DD"/>
    <w:rsid w:val="008D1290"/>
    <w:rsid w:val="008E578B"/>
    <w:rsid w:val="008E6E50"/>
    <w:rsid w:val="008E7C7C"/>
    <w:rsid w:val="00904AD2"/>
    <w:rsid w:val="0090607F"/>
    <w:rsid w:val="009437D1"/>
    <w:rsid w:val="00947291"/>
    <w:rsid w:val="00952D0B"/>
    <w:rsid w:val="009559CF"/>
    <w:rsid w:val="009638BF"/>
    <w:rsid w:val="00974C88"/>
    <w:rsid w:val="00975A41"/>
    <w:rsid w:val="00976362"/>
    <w:rsid w:val="009C6A12"/>
    <w:rsid w:val="009C7A4E"/>
    <w:rsid w:val="009D0354"/>
    <w:rsid w:val="009D3D77"/>
    <w:rsid w:val="009F01EF"/>
    <w:rsid w:val="009F4EE3"/>
    <w:rsid w:val="00A10A90"/>
    <w:rsid w:val="00A16B2A"/>
    <w:rsid w:val="00A20CC2"/>
    <w:rsid w:val="00A3302E"/>
    <w:rsid w:val="00A40F42"/>
    <w:rsid w:val="00A4362D"/>
    <w:rsid w:val="00A44BB7"/>
    <w:rsid w:val="00A4567D"/>
    <w:rsid w:val="00A636AF"/>
    <w:rsid w:val="00A671BB"/>
    <w:rsid w:val="00A67821"/>
    <w:rsid w:val="00A75FB1"/>
    <w:rsid w:val="00A76887"/>
    <w:rsid w:val="00A7711A"/>
    <w:rsid w:val="00A83E3E"/>
    <w:rsid w:val="00A84492"/>
    <w:rsid w:val="00A8704C"/>
    <w:rsid w:val="00A92C36"/>
    <w:rsid w:val="00A94131"/>
    <w:rsid w:val="00A962CB"/>
    <w:rsid w:val="00AA1F1A"/>
    <w:rsid w:val="00AB3B2A"/>
    <w:rsid w:val="00AC0BE3"/>
    <w:rsid w:val="00AC29E2"/>
    <w:rsid w:val="00AC38DB"/>
    <w:rsid w:val="00AD0B3F"/>
    <w:rsid w:val="00AD634C"/>
    <w:rsid w:val="00AD68D5"/>
    <w:rsid w:val="00AE47E3"/>
    <w:rsid w:val="00AF01DA"/>
    <w:rsid w:val="00AF692D"/>
    <w:rsid w:val="00AF7CB0"/>
    <w:rsid w:val="00B10EB2"/>
    <w:rsid w:val="00B13AD4"/>
    <w:rsid w:val="00B16358"/>
    <w:rsid w:val="00B16652"/>
    <w:rsid w:val="00B2058D"/>
    <w:rsid w:val="00B300B0"/>
    <w:rsid w:val="00B33828"/>
    <w:rsid w:val="00B42459"/>
    <w:rsid w:val="00B56BDA"/>
    <w:rsid w:val="00B57469"/>
    <w:rsid w:val="00B833E3"/>
    <w:rsid w:val="00B868E3"/>
    <w:rsid w:val="00B95C1F"/>
    <w:rsid w:val="00BA61DE"/>
    <w:rsid w:val="00BB770C"/>
    <w:rsid w:val="00BC4E9C"/>
    <w:rsid w:val="00BC5858"/>
    <w:rsid w:val="00BD0E43"/>
    <w:rsid w:val="00BE1776"/>
    <w:rsid w:val="00BE1C6A"/>
    <w:rsid w:val="00BF0977"/>
    <w:rsid w:val="00BF1D87"/>
    <w:rsid w:val="00BF21F8"/>
    <w:rsid w:val="00BF3213"/>
    <w:rsid w:val="00BF6287"/>
    <w:rsid w:val="00BF7360"/>
    <w:rsid w:val="00C0343A"/>
    <w:rsid w:val="00C1082E"/>
    <w:rsid w:val="00C11162"/>
    <w:rsid w:val="00C1590D"/>
    <w:rsid w:val="00C205E4"/>
    <w:rsid w:val="00C36A8D"/>
    <w:rsid w:val="00C374B7"/>
    <w:rsid w:val="00C375C3"/>
    <w:rsid w:val="00C405A2"/>
    <w:rsid w:val="00C444C3"/>
    <w:rsid w:val="00C457A6"/>
    <w:rsid w:val="00C45AF8"/>
    <w:rsid w:val="00C47EEF"/>
    <w:rsid w:val="00C61FDA"/>
    <w:rsid w:val="00C70017"/>
    <w:rsid w:val="00C72642"/>
    <w:rsid w:val="00C7409C"/>
    <w:rsid w:val="00C7473D"/>
    <w:rsid w:val="00C90477"/>
    <w:rsid w:val="00C915FF"/>
    <w:rsid w:val="00CA006B"/>
    <w:rsid w:val="00CA2A61"/>
    <w:rsid w:val="00CB151A"/>
    <w:rsid w:val="00CB6B39"/>
    <w:rsid w:val="00CC4010"/>
    <w:rsid w:val="00CC7C30"/>
    <w:rsid w:val="00CD0F54"/>
    <w:rsid w:val="00CD1854"/>
    <w:rsid w:val="00CE62D1"/>
    <w:rsid w:val="00CF0483"/>
    <w:rsid w:val="00D067E6"/>
    <w:rsid w:val="00D068FA"/>
    <w:rsid w:val="00D1740A"/>
    <w:rsid w:val="00D24311"/>
    <w:rsid w:val="00D27DCE"/>
    <w:rsid w:val="00D37223"/>
    <w:rsid w:val="00D4089B"/>
    <w:rsid w:val="00D46270"/>
    <w:rsid w:val="00D46812"/>
    <w:rsid w:val="00D521F6"/>
    <w:rsid w:val="00D53B93"/>
    <w:rsid w:val="00D56618"/>
    <w:rsid w:val="00D5741F"/>
    <w:rsid w:val="00D64961"/>
    <w:rsid w:val="00D706C2"/>
    <w:rsid w:val="00D72563"/>
    <w:rsid w:val="00D8754E"/>
    <w:rsid w:val="00D95363"/>
    <w:rsid w:val="00DB3333"/>
    <w:rsid w:val="00DD21B6"/>
    <w:rsid w:val="00DD7571"/>
    <w:rsid w:val="00DE72DE"/>
    <w:rsid w:val="00DF04DF"/>
    <w:rsid w:val="00DF0E99"/>
    <w:rsid w:val="00DF2266"/>
    <w:rsid w:val="00DF6450"/>
    <w:rsid w:val="00E009C2"/>
    <w:rsid w:val="00E07AB9"/>
    <w:rsid w:val="00E32316"/>
    <w:rsid w:val="00E3313D"/>
    <w:rsid w:val="00E5713C"/>
    <w:rsid w:val="00E63917"/>
    <w:rsid w:val="00E671D2"/>
    <w:rsid w:val="00E836B7"/>
    <w:rsid w:val="00E8613A"/>
    <w:rsid w:val="00E932DA"/>
    <w:rsid w:val="00EA0C94"/>
    <w:rsid w:val="00EA136E"/>
    <w:rsid w:val="00EA42D1"/>
    <w:rsid w:val="00EA7ECF"/>
    <w:rsid w:val="00EB4B2F"/>
    <w:rsid w:val="00EC52A1"/>
    <w:rsid w:val="00EC5FE6"/>
    <w:rsid w:val="00ED32F3"/>
    <w:rsid w:val="00EE08F4"/>
    <w:rsid w:val="00EE12E0"/>
    <w:rsid w:val="00EF258B"/>
    <w:rsid w:val="00EF4FA4"/>
    <w:rsid w:val="00EF54B8"/>
    <w:rsid w:val="00F01372"/>
    <w:rsid w:val="00F12CE3"/>
    <w:rsid w:val="00F14131"/>
    <w:rsid w:val="00F14C61"/>
    <w:rsid w:val="00F158DF"/>
    <w:rsid w:val="00F271DE"/>
    <w:rsid w:val="00F2766A"/>
    <w:rsid w:val="00F34BFF"/>
    <w:rsid w:val="00F36556"/>
    <w:rsid w:val="00F42530"/>
    <w:rsid w:val="00F428E6"/>
    <w:rsid w:val="00F50DF2"/>
    <w:rsid w:val="00F97060"/>
    <w:rsid w:val="00FA06F3"/>
    <w:rsid w:val="00FA09F7"/>
    <w:rsid w:val="00FA51E8"/>
    <w:rsid w:val="00FB0B00"/>
    <w:rsid w:val="00FE43C1"/>
    <w:rsid w:val="00FE7FBC"/>
    <w:rsid w:val="00FF104F"/>
    <w:rsid w:val="00FF1F33"/>
    <w:rsid w:val="00FF22E2"/>
    <w:rsid w:val="00FF3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5D7DA"/>
  <w15:chartTrackingRefBased/>
  <w15:docId w15:val="{529420F0-1106-4F91-A573-4837FD62E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D19"/>
  </w:style>
  <w:style w:type="paragraph" w:styleId="Heading1">
    <w:name w:val="heading 1"/>
    <w:basedOn w:val="Normal"/>
    <w:next w:val="Normal"/>
    <w:link w:val="Heading1Char"/>
    <w:uiPriority w:val="9"/>
    <w:qFormat/>
    <w:rsid w:val="000C5D1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5D19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5D19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5D1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5D1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5D1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5D19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5D19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5D19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52643D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52643D"/>
    <w:pPr>
      <w:spacing w:before="100" w:beforeAutospacing="1" w:after="100" w:afterAutospacing="1"/>
    </w:pPr>
    <w:rPr>
      <w:rFonts w:eastAsia="Calibri"/>
      <w:lang w:eastAsia="en-US"/>
    </w:rPr>
  </w:style>
  <w:style w:type="paragraph" w:customStyle="1" w:styleId="SylabusGrid">
    <w:name w:val="SylabusGrid"/>
    <w:basedOn w:val="Normal"/>
    <w:rsid w:val="0052643D"/>
    <w:pPr>
      <w:framePr w:hSpace="180" w:wrap="around" w:vAnchor="text" w:hAnchor="text" w:x="144" w:y="4"/>
      <w:spacing w:before="40" w:after="40"/>
      <w:jc w:val="both"/>
    </w:pPr>
    <w:rPr>
      <w:rFonts w:ascii="Arial" w:eastAsia="Calibri" w:hAnsi="Arial" w:cs="Arial"/>
      <w:lang w:val="en-GB" w:eastAsia="en-US"/>
    </w:rPr>
  </w:style>
  <w:style w:type="paragraph" w:customStyle="1" w:styleId="SyllabusTopics">
    <w:name w:val="SyllabusTopics"/>
    <w:basedOn w:val="Normal"/>
    <w:autoRedefine/>
    <w:rsid w:val="0052643D"/>
    <w:pPr>
      <w:spacing w:before="40" w:after="40"/>
      <w:jc w:val="both"/>
    </w:pPr>
    <w:rPr>
      <w:rFonts w:ascii="Calibri" w:eastAsia="Calibri" w:hAnsi="Calibri"/>
      <w:lang w:val="en-GB" w:eastAsia="en-US"/>
    </w:rPr>
  </w:style>
  <w:style w:type="paragraph" w:customStyle="1" w:styleId="paralist">
    <w:name w:val="paralist"/>
    <w:basedOn w:val="Normal"/>
    <w:autoRedefine/>
    <w:rsid w:val="0052643D"/>
    <w:pPr>
      <w:numPr>
        <w:numId w:val="1"/>
      </w:numPr>
      <w:tabs>
        <w:tab w:val="num" w:pos="360"/>
      </w:tabs>
      <w:spacing w:before="60" w:after="60"/>
      <w:ind w:left="426" w:hanging="426"/>
      <w:jc w:val="both"/>
    </w:pPr>
    <w:rPr>
      <w:rFonts w:ascii="Calibri" w:eastAsia="Calibri" w:hAnsi="Calibri"/>
      <w:strike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D53B9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3B93"/>
    <w:rPr>
      <w:rFonts w:ascii="Times New Roman" w:eastAsia="SimSu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53B9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3B93"/>
    <w:rPr>
      <w:rFonts w:ascii="Times New Roman" w:eastAsia="SimSu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C5D19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5D19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5D19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5D19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5D19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5D19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5D19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5D19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5D19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C5D19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C5D19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C5D19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5D19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5D19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0C5D19"/>
    <w:rPr>
      <w:b/>
      <w:bCs/>
    </w:rPr>
  </w:style>
  <w:style w:type="character" w:styleId="Emphasis">
    <w:name w:val="Emphasis"/>
    <w:basedOn w:val="DefaultParagraphFont"/>
    <w:uiPriority w:val="20"/>
    <w:qFormat/>
    <w:rsid w:val="000C5D19"/>
    <w:rPr>
      <w:i/>
      <w:iCs/>
    </w:rPr>
  </w:style>
  <w:style w:type="paragraph" w:styleId="NoSpacing">
    <w:name w:val="No Spacing"/>
    <w:uiPriority w:val="1"/>
    <w:qFormat/>
    <w:rsid w:val="000C5D1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C5D19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0C5D19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5D19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5D19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C5D1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C5D1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C5D1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C5D19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0C5D19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5D19"/>
    <w:pPr>
      <w:outlineLvl w:val="9"/>
    </w:pPr>
  </w:style>
  <w:style w:type="paragraph" w:styleId="ListParagraph">
    <w:name w:val="List Paragraph"/>
    <w:basedOn w:val="Normal"/>
    <w:uiPriority w:val="34"/>
    <w:qFormat/>
    <w:rsid w:val="00A75FB1"/>
    <w:pPr>
      <w:ind w:left="720"/>
      <w:contextualSpacing/>
    </w:pPr>
  </w:style>
  <w:style w:type="paragraph" w:styleId="Revision">
    <w:name w:val="Revision"/>
    <w:hidden/>
    <w:uiPriority w:val="99"/>
    <w:semiHidden/>
    <w:rsid w:val="00974C88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FA09F7"/>
    <w:rPr>
      <w:sz w:val="16"/>
      <w:szCs w:val="16"/>
    </w:rPr>
  </w:style>
  <w:style w:type="table" w:styleId="TableGrid">
    <w:name w:val="Table Grid"/>
    <w:basedOn w:val="TableNormal"/>
    <w:uiPriority w:val="39"/>
    <w:rsid w:val="00FA09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DefaultParagraphFont"/>
    <w:rsid w:val="004F1140"/>
  </w:style>
  <w:style w:type="paragraph" w:styleId="CommentText">
    <w:name w:val="annotation text"/>
    <w:basedOn w:val="Normal"/>
    <w:link w:val="CommentTextChar"/>
    <w:uiPriority w:val="99"/>
    <w:unhideWhenUsed/>
    <w:rsid w:val="0025767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5767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76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5767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1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microsoft.com/office/2011/relationships/people" Target="people.xml"/><Relationship Id="rId10" Type="http://schemas.openxmlformats.org/officeDocument/2006/relationships/hyperlink" Target="https://chat.openai.com/share/1234abcd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DB1F71319F94428F92BDAA1CE0C174" ma:contentTypeVersion="2" ma:contentTypeDescription="Create a new document." ma:contentTypeScope="" ma:versionID="f0d5b873369a5ec3ac8c52d46dc4a7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DB88BD-B891-432D-9271-4777CE8570C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40805D3-995C-416D-ADF2-B714062617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097068-EFFC-44CD-9FA6-C1806A5F080B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15ce9348-be2a-462b-8fc0-e1765a9b204a}" enabled="0" method="" siteId="{15ce9348-be2a-462b-8fc0-e1765a9b204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Huixin</dc:creator>
  <cp:keywords/>
  <dc:description/>
  <cp:lastModifiedBy>Fok-Chi-Seng Fok Kow</cp:lastModifiedBy>
  <cp:revision>7</cp:revision>
  <dcterms:created xsi:type="dcterms:W3CDTF">2024-07-15T04:34:00Z</dcterms:created>
  <dcterms:modified xsi:type="dcterms:W3CDTF">2024-07-15T04:37:00Z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0x0101003CDB1F71319F94428F92BDAA1CE0C174</vt:lpwstr>
  </property>
</Properties>
</file>